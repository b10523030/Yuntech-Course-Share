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20F8A9" w14:textId="7125F164" w:rsidR="008470C5" w:rsidRPr="00541C28" w:rsidRDefault="008470C5" w:rsidP="00EB333F">
      <w:pPr>
        <w:snapToGrid w:val="0"/>
        <w:jc w:val="center"/>
        <w:rPr>
          <w:b/>
          <w:sz w:val="32"/>
          <w:szCs w:val="28"/>
        </w:rPr>
      </w:pPr>
      <w:r w:rsidRPr="00541C28">
        <w:rPr>
          <w:rFonts w:hint="eastAsia"/>
          <w:b/>
          <w:sz w:val="32"/>
          <w:szCs w:val="28"/>
        </w:rPr>
        <w:t>1</w:t>
      </w:r>
      <w:r w:rsidRPr="00541C28">
        <w:rPr>
          <w:b/>
          <w:sz w:val="32"/>
          <w:szCs w:val="28"/>
        </w:rPr>
        <w:t>0</w:t>
      </w:r>
      <w:r w:rsidR="002208B6">
        <w:rPr>
          <w:b/>
          <w:sz w:val="32"/>
          <w:szCs w:val="28"/>
        </w:rPr>
        <w:t>7</w:t>
      </w:r>
      <w:r w:rsidRPr="00541C28">
        <w:rPr>
          <w:rFonts w:hint="eastAsia"/>
          <w:b/>
          <w:sz w:val="32"/>
          <w:szCs w:val="28"/>
        </w:rPr>
        <w:t>學年度</w:t>
      </w:r>
      <w:r w:rsidRPr="00541C28">
        <w:rPr>
          <w:rFonts w:hint="eastAsia"/>
          <w:b/>
          <w:sz w:val="32"/>
          <w:szCs w:val="28"/>
        </w:rPr>
        <w:t xml:space="preserve"> </w:t>
      </w:r>
      <w:r w:rsidRPr="00541C28">
        <w:rPr>
          <w:rFonts w:hint="eastAsia"/>
          <w:b/>
          <w:sz w:val="32"/>
          <w:szCs w:val="28"/>
        </w:rPr>
        <w:t>資料庫管理系統</w:t>
      </w:r>
      <w:r w:rsidRPr="00541C28">
        <w:rPr>
          <w:rFonts w:hint="eastAsia"/>
          <w:b/>
          <w:sz w:val="32"/>
          <w:szCs w:val="28"/>
        </w:rPr>
        <w:t xml:space="preserve"> </w:t>
      </w:r>
      <w:r>
        <w:rPr>
          <w:rFonts w:hint="eastAsia"/>
          <w:b/>
          <w:sz w:val="32"/>
          <w:szCs w:val="28"/>
        </w:rPr>
        <w:t>作業二</w:t>
      </w:r>
    </w:p>
    <w:p w14:paraId="6AF06AD8" w14:textId="44EF3234" w:rsidR="00B00983" w:rsidRPr="00EB333F" w:rsidRDefault="0050051B" w:rsidP="00EB333F">
      <w:pPr>
        <w:jc w:val="right"/>
        <w:rPr>
          <w:b/>
          <w:sz w:val="20"/>
          <w:szCs w:val="28"/>
        </w:rPr>
      </w:pPr>
      <w:r w:rsidRPr="00EB333F">
        <w:rPr>
          <w:rFonts w:hint="eastAsia"/>
          <w:b/>
          <w:sz w:val="20"/>
          <w:szCs w:val="28"/>
        </w:rPr>
        <w:t>10</w:t>
      </w:r>
      <w:r w:rsidR="00631B88">
        <w:rPr>
          <w:b/>
          <w:sz w:val="20"/>
          <w:szCs w:val="28"/>
        </w:rPr>
        <w:t>7</w:t>
      </w:r>
      <w:r w:rsidRPr="00EB333F">
        <w:rPr>
          <w:rFonts w:hint="eastAsia"/>
          <w:b/>
          <w:sz w:val="20"/>
          <w:szCs w:val="28"/>
        </w:rPr>
        <w:t>.1</w:t>
      </w:r>
      <w:r w:rsidRPr="00EB333F">
        <w:rPr>
          <w:b/>
          <w:sz w:val="20"/>
          <w:szCs w:val="28"/>
        </w:rPr>
        <w:t>1</w:t>
      </w:r>
      <w:r w:rsidRPr="00EB333F">
        <w:rPr>
          <w:rFonts w:hint="eastAsia"/>
          <w:b/>
          <w:sz w:val="20"/>
          <w:szCs w:val="28"/>
        </w:rPr>
        <w:t>.</w:t>
      </w:r>
      <w:r w:rsidR="008968B8">
        <w:rPr>
          <w:rFonts w:hint="eastAsia"/>
          <w:b/>
          <w:sz w:val="20"/>
          <w:szCs w:val="28"/>
        </w:rPr>
        <w:t>0</w:t>
      </w:r>
      <w:r w:rsidR="00631B88">
        <w:rPr>
          <w:b/>
          <w:sz w:val="20"/>
          <w:szCs w:val="28"/>
        </w:rPr>
        <w:t>4</w:t>
      </w:r>
    </w:p>
    <w:p w14:paraId="243FDFA0" w14:textId="77777777" w:rsidR="008470C5" w:rsidRPr="00CC6C6D" w:rsidRDefault="008470C5" w:rsidP="008470C5">
      <w:pPr>
        <w:pStyle w:val="a5"/>
        <w:numPr>
          <w:ilvl w:val="0"/>
          <w:numId w:val="1"/>
        </w:numPr>
        <w:snapToGrid w:val="0"/>
        <w:spacing w:line="360" w:lineRule="auto"/>
        <w:ind w:leftChars="0" w:left="482" w:hanging="482"/>
        <w:rPr>
          <w:sz w:val="32"/>
        </w:rPr>
      </w:pPr>
      <w:r w:rsidRPr="00CC6C6D">
        <w:rPr>
          <w:rFonts w:hint="eastAsia"/>
          <w:sz w:val="32"/>
        </w:rPr>
        <w:t>作業要求</w:t>
      </w:r>
    </w:p>
    <w:p w14:paraId="4172BA0B" w14:textId="77777777" w:rsidR="008470C5" w:rsidRPr="00C21C26" w:rsidRDefault="008470C5" w:rsidP="00EB333F">
      <w:pPr>
        <w:pStyle w:val="a5"/>
        <w:numPr>
          <w:ilvl w:val="1"/>
          <w:numId w:val="1"/>
        </w:numPr>
        <w:snapToGrid w:val="0"/>
        <w:spacing w:line="360" w:lineRule="auto"/>
        <w:ind w:leftChars="0" w:left="964" w:hanging="482"/>
      </w:pPr>
      <w:r w:rsidRPr="00C21C26">
        <w:rPr>
          <w:rFonts w:hint="eastAsia"/>
        </w:rPr>
        <w:t>請</w:t>
      </w:r>
      <w:r w:rsidR="00880DA3">
        <w:rPr>
          <w:rFonts w:hint="eastAsia"/>
        </w:rPr>
        <w:t>沿</w:t>
      </w:r>
      <w:r w:rsidRPr="00C21C26">
        <w:rPr>
          <w:rFonts w:hint="eastAsia"/>
        </w:rPr>
        <w:t>用作業一所建立的資料庫結構</w:t>
      </w:r>
      <w:r w:rsidR="00F67732" w:rsidRPr="00C21C26">
        <w:rPr>
          <w:rFonts w:hint="eastAsia"/>
        </w:rPr>
        <w:t>，並將作業一所建立的資料清空。</w:t>
      </w:r>
    </w:p>
    <w:p w14:paraId="69580552" w14:textId="77777777" w:rsidR="00A57AB3" w:rsidRPr="00C21C26" w:rsidRDefault="00B00983" w:rsidP="00EB333F">
      <w:pPr>
        <w:pStyle w:val="a5"/>
        <w:numPr>
          <w:ilvl w:val="1"/>
          <w:numId w:val="1"/>
        </w:numPr>
        <w:snapToGrid w:val="0"/>
        <w:ind w:leftChars="0" w:left="964" w:hanging="482"/>
      </w:pPr>
      <w:r w:rsidRPr="00C21C26">
        <w:rPr>
          <w:rFonts w:hint="eastAsia"/>
        </w:rPr>
        <w:t>更改資料表內容</w:t>
      </w:r>
    </w:p>
    <w:p w14:paraId="70D10602" w14:textId="62EF3D5C" w:rsidR="00A57AB3" w:rsidRPr="00A57AB3" w:rsidRDefault="008968B8" w:rsidP="00A8149D">
      <w:pPr>
        <w:snapToGrid w:val="0"/>
        <w:spacing w:beforeLines="50" w:before="180"/>
        <w:rPr>
          <w:b/>
          <w:sz w:val="28"/>
        </w:rPr>
      </w:pPr>
      <w:r>
        <w:rPr>
          <w:rFonts w:hint="eastAsia"/>
          <w:b/>
          <w:sz w:val="28"/>
        </w:rPr>
        <w:t>會員</w:t>
      </w:r>
      <w:r w:rsidR="00FA339A">
        <w:rPr>
          <w:rFonts w:hint="eastAsia"/>
          <w:b/>
          <w:sz w:val="28"/>
        </w:rPr>
        <w:t>資料表</w:t>
      </w:r>
      <w:r>
        <w:rPr>
          <w:rFonts w:hint="eastAsia"/>
          <w:b/>
          <w:sz w:val="28"/>
        </w:rPr>
        <w:t>(Member</w:t>
      </w:r>
      <w:r w:rsidR="00A57AB3" w:rsidRPr="00A57AB3">
        <w:rPr>
          <w:rFonts w:hint="eastAsia"/>
          <w:b/>
          <w:sz w:val="28"/>
        </w:rPr>
        <w:t>)</w:t>
      </w:r>
      <w:ins w:id="0" w:author="Jerry Chien" w:date="2018-11-27T23:06:00Z">
        <w:r w:rsidR="00956E1A">
          <w:rPr>
            <w:b/>
            <w:sz w:val="28"/>
          </w:rPr>
          <w:t xml:space="preserve"> </w:t>
        </w:r>
        <w:r w:rsidR="00956E1A" w:rsidRPr="00956E1A">
          <w:rPr>
            <w:rFonts w:hint="eastAsia"/>
            <w:b/>
            <w:sz w:val="28"/>
            <w:highlight w:val="yellow"/>
            <w:rPrChange w:id="1" w:author="Jerry Chien" w:date="2018-11-27T23:06:00Z">
              <w:rPr>
                <w:rFonts w:hint="eastAsia"/>
                <w:b/>
                <w:sz w:val="28"/>
              </w:rPr>
            </w:rPrChange>
          </w:rPr>
          <w:t>聿均</w:t>
        </w:r>
      </w:ins>
    </w:p>
    <w:tbl>
      <w:tblPr>
        <w:tblStyle w:val="a7"/>
        <w:tblW w:w="1065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1134"/>
        <w:gridCol w:w="1417"/>
        <w:gridCol w:w="1559"/>
        <w:gridCol w:w="3285"/>
      </w:tblGrid>
      <w:tr w:rsidR="000013CA" w:rsidRPr="00A57AB3" w14:paraId="72B56E68" w14:textId="616EB1E9" w:rsidTr="00A43C8D">
        <w:tc>
          <w:tcPr>
            <w:tcW w:w="846" w:type="dxa"/>
          </w:tcPr>
          <w:p w14:paraId="5276434B" w14:textId="18CA81BB" w:rsidR="000013CA" w:rsidRPr="00A43C8D" w:rsidRDefault="000013CA" w:rsidP="00A57AB3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M_ID</w:t>
            </w:r>
          </w:p>
        </w:tc>
        <w:tc>
          <w:tcPr>
            <w:tcW w:w="1134" w:type="dxa"/>
          </w:tcPr>
          <w:p w14:paraId="1DE07829" w14:textId="2765D780" w:rsidR="000013CA" w:rsidRPr="00A43C8D" w:rsidRDefault="00561ACD" w:rsidP="00A57A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 w:rsidR="000013CA" w:rsidRPr="00A43C8D">
              <w:rPr>
                <w:b/>
              </w:rPr>
              <w:t>ccount</w:t>
            </w:r>
          </w:p>
        </w:tc>
        <w:tc>
          <w:tcPr>
            <w:tcW w:w="1276" w:type="dxa"/>
          </w:tcPr>
          <w:p w14:paraId="476E7311" w14:textId="0908FE7A" w:rsidR="000013CA" w:rsidRPr="00A43C8D" w:rsidRDefault="00561ACD" w:rsidP="00A57A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passwd</w:t>
            </w:r>
          </w:p>
        </w:tc>
        <w:tc>
          <w:tcPr>
            <w:tcW w:w="1134" w:type="dxa"/>
          </w:tcPr>
          <w:p w14:paraId="73413986" w14:textId="391751E8" w:rsidR="000013CA" w:rsidRPr="00A43C8D" w:rsidRDefault="000013CA" w:rsidP="00A57AB3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M_name</w:t>
            </w:r>
          </w:p>
        </w:tc>
        <w:tc>
          <w:tcPr>
            <w:tcW w:w="1417" w:type="dxa"/>
          </w:tcPr>
          <w:p w14:paraId="2848CE88" w14:textId="4EAE04FA" w:rsidR="000013CA" w:rsidRPr="00A43C8D" w:rsidRDefault="00130C62" w:rsidP="00A57A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b</w:t>
            </w:r>
            <w:r w:rsidR="000013CA" w:rsidRPr="00A43C8D">
              <w:rPr>
                <w:b/>
              </w:rPr>
              <w:t>irthday</w:t>
            </w:r>
          </w:p>
        </w:tc>
        <w:tc>
          <w:tcPr>
            <w:tcW w:w="1559" w:type="dxa"/>
          </w:tcPr>
          <w:p w14:paraId="068EBDA5" w14:textId="49ED6DC4" w:rsidR="000013CA" w:rsidRDefault="000013CA" w:rsidP="00A57A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M_tel</w:t>
            </w:r>
          </w:p>
        </w:tc>
        <w:tc>
          <w:tcPr>
            <w:tcW w:w="3285" w:type="dxa"/>
          </w:tcPr>
          <w:p w14:paraId="0C27ECD5" w14:textId="0501C08B" w:rsidR="000013CA" w:rsidRPr="00A43C8D" w:rsidRDefault="000013CA" w:rsidP="00A57A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M_a</w:t>
            </w:r>
            <w:r w:rsidRPr="00A43C8D">
              <w:rPr>
                <w:b/>
              </w:rPr>
              <w:t>ddress</w:t>
            </w:r>
          </w:p>
        </w:tc>
      </w:tr>
      <w:tr w:rsidR="000013CA" w14:paraId="73EA9750" w14:textId="5C9197EA" w:rsidTr="00A43C8D">
        <w:tc>
          <w:tcPr>
            <w:tcW w:w="846" w:type="dxa"/>
          </w:tcPr>
          <w:p w14:paraId="14C22EAE" w14:textId="2BDF919E" w:rsidR="000013CA" w:rsidRDefault="000013CA" w:rsidP="008968B8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4" w:type="dxa"/>
          </w:tcPr>
          <w:p w14:paraId="3559937A" w14:textId="2F44402E" w:rsidR="000013CA" w:rsidRPr="00A43C8D" w:rsidRDefault="000013CA" w:rsidP="008968B8">
            <w:pPr>
              <w:snapToGrid w:val="0"/>
            </w:pPr>
            <w:r w:rsidRPr="00A43C8D">
              <w:t>yun0001</w:t>
            </w:r>
          </w:p>
        </w:tc>
        <w:tc>
          <w:tcPr>
            <w:tcW w:w="1276" w:type="dxa"/>
          </w:tcPr>
          <w:p w14:paraId="487B875C" w14:textId="685EFA94" w:rsidR="000013CA" w:rsidRPr="00A43C8D" w:rsidRDefault="000013CA" w:rsidP="008968B8">
            <w:pPr>
              <w:snapToGrid w:val="0"/>
            </w:pPr>
            <w:r w:rsidRPr="00A43C8D">
              <w:t>pwd001</w:t>
            </w:r>
          </w:p>
        </w:tc>
        <w:tc>
          <w:tcPr>
            <w:tcW w:w="1134" w:type="dxa"/>
          </w:tcPr>
          <w:p w14:paraId="4604BEAC" w14:textId="1EBFDFC0" w:rsidR="000013CA" w:rsidRPr="00A43C8D" w:rsidRDefault="000013CA" w:rsidP="008968B8">
            <w:pPr>
              <w:snapToGrid w:val="0"/>
            </w:pPr>
            <w:r w:rsidRPr="00A43C8D">
              <w:t>Cairns</w:t>
            </w:r>
          </w:p>
        </w:tc>
        <w:tc>
          <w:tcPr>
            <w:tcW w:w="1417" w:type="dxa"/>
          </w:tcPr>
          <w:p w14:paraId="3F1395B1" w14:textId="77777777" w:rsidR="000013CA" w:rsidRPr="00A43C8D" w:rsidRDefault="000013CA" w:rsidP="008968B8">
            <w:pPr>
              <w:snapToGrid w:val="0"/>
            </w:pPr>
            <w:r w:rsidRPr="00A43C8D">
              <w:t>1994/01/08</w:t>
            </w:r>
          </w:p>
        </w:tc>
        <w:tc>
          <w:tcPr>
            <w:tcW w:w="1559" w:type="dxa"/>
          </w:tcPr>
          <w:p w14:paraId="0E0954DE" w14:textId="56749487" w:rsidR="000013CA" w:rsidRDefault="000013CA" w:rsidP="00B57346">
            <w:r>
              <w:t>02-2222-2222</w:t>
            </w:r>
          </w:p>
        </w:tc>
        <w:tc>
          <w:tcPr>
            <w:tcW w:w="3285" w:type="dxa"/>
          </w:tcPr>
          <w:p w14:paraId="6D626C88" w14:textId="2D0E0602" w:rsidR="000013CA" w:rsidRPr="00554402" w:rsidRDefault="000013CA" w:rsidP="00B57346">
            <w:r>
              <w:t>No.1</w:t>
            </w:r>
            <w:r w:rsidRPr="00B57346">
              <w:t>, Sec. 3, University Road, Douliu City, Yunlin County</w:t>
            </w:r>
          </w:p>
        </w:tc>
      </w:tr>
      <w:tr w:rsidR="000013CA" w14:paraId="3C1219A7" w14:textId="6B80AE7C" w:rsidTr="00A43C8D">
        <w:tc>
          <w:tcPr>
            <w:tcW w:w="846" w:type="dxa"/>
          </w:tcPr>
          <w:p w14:paraId="35942C06" w14:textId="3AE21418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34" w:type="dxa"/>
          </w:tcPr>
          <w:p w14:paraId="09BBC649" w14:textId="41F79660" w:rsidR="000013CA" w:rsidRPr="00A43C8D" w:rsidRDefault="000013CA" w:rsidP="00B57346">
            <w:pPr>
              <w:snapToGrid w:val="0"/>
            </w:pPr>
            <w:r w:rsidRPr="00A43C8D">
              <w:t>yun0002</w:t>
            </w:r>
          </w:p>
        </w:tc>
        <w:tc>
          <w:tcPr>
            <w:tcW w:w="1276" w:type="dxa"/>
          </w:tcPr>
          <w:p w14:paraId="03B2997E" w14:textId="5250C19B" w:rsidR="000013CA" w:rsidRPr="00A43C8D" w:rsidRDefault="000013CA" w:rsidP="00B57346">
            <w:pPr>
              <w:snapToGrid w:val="0"/>
            </w:pPr>
            <w:r w:rsidRPr="00A43C8D">
              <w:t>pwd002</w:t>
            </w:r>
          </w:p>
        </w:tc>
        <w:tc>
          <w:tcPr>
            <w:tcW w:w="1134" w:type="dxa"/>
          </w:tcPr>
          <w:p w14:paraId="75B7285F" w14:textId="77777777" w:rsidR="000013CA" w:rsidRPr="00A43C8D" w:rsidRDefault="000013CA" w:rsidP="00B57346">
            <w:pPr>
              <w:snapToGrid w:val="0"/>
            </w:pPr>
            <w:r w:rsidRPr="00A43C8D">
              <w:t>Tim</w:t>
            </w:r>
          </w:p>
        </w:tc>
        <w:tc>
          <w:tcPr>
            <w:tcW w:w="1417" w:type="dxa"/>
          </w:tcPr>
          <w:p w14:paraId="0E94CE29" w14:textId="13E74F80" w:rsidR="000013CA" w:rsidRPr="00A43C8D" w:rsidRDefault="000013CA" w:rsidP="00B57346">
            <w:pPr>
              <w:snapToGrid w:val="0"/>
            </w:pPr>
            <w:r w:rsidRPr="00A43C8D">
              <w:t>1955/10/15</w:t>
            </w:r>
          </w:p>
        </w:tc>
        <w:tc>
          <w:tcPr>
            <w:tcW w:w="1559" w:type="dxa"/>
          </w:tcPr>
          <w:p w14:paraId="64DFA748" w14:textId="6E4CB33A" w:rsidR="000013CA" w:rsidRDefault="000013CA" w:rsidP="00B57346">
            <w:r>
              <w:t>03-3333-3333</w:t>
            </w:r>
          </w:p>
        </w:tc>
        <w:tc>
          <w:tcPr>
            <w:tcW w:w="3285" w:type="dxa"/>
          </w:tcPr>
          <w:p w14:paraId="7DB5A1EE" w14:textId="17098FD5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2</w:t>
            </w:r>
            <w:r w:rsidRPr="00B57346">
              <w:t>, Sec. 3, University Road, Douliu City, Yunlin County</w:t>
            </w:r>
          </w:p>
        </w:tc>
      </w:tr>
      <w:tr w:rsidR="000013CA" w14:paraId="74FCAAF6" w14:textId="5EF5B5F6" w:rsidTr="00A43C8D">
        <w:tc>
          <w:tcPr>
            <w:tcW w:w="846" w:type="dxa"/>
          </w:tcPr>
          <w:p w14:paraId="3FD2865B" w14:textId="0E29B151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</w:tcPr>
          <w:p w14:paraId="1D6EEE9E" w14:textId="2BE1ABE8" w:rsidR="000013CA" w:rsidRPr="00A43C8D" w:rsidRDefault="000013CA" w:rsidP="00B57346">
            <w:pPr>
              <w:snapToGrid w:val="0"/>
            </w:pPr>
            <w:r w:rsidRPr="00A43C8D">
              <w:t>yun0003</w:t>
            </w:r>
          </w:p>
        </w:tc>
        <w:tc>
          <w:tcPr>
            <w:tcW w:w="1276" w:type="dxa"/>
          </w:tcPr>
          <w:p w14:paraId="43C4D9CC" w14:textId="0B8CA4EC" w:rsidR="000013CA" w:rsidRPr="00A43C8D" w:rsidRDefault="000013CA" w:rsidP="00B57346">
            <w:pPr>
              <w:snapToGrid w:val="0"/>
            </w:pPr>
            <w:r w:rsidRPr="00A43C8D">
              <w:t>pwd003</w:t>
            </w:r>
          </w:p>
        </w:tc>
        <w:tc>
          <w:tcPr>
            <w:tcW w:w="1134" w:type="dxa"/>
          </w:tcPr>
          <w:p w14:paraId="71E43C00" w14:textId="2D9FA9B5" w:rsidR="000013CA" w:rsidRPr="00A43C8D" w:rsidRDefault="000013CA" w:rsidP="00B57346">
            <w:pPr>
              <w:snapToGrid w:val="0"/>
            </w:pPr>
            <w:r w:rsidRPr="00A43C8D">
              <w:t>Genie</w:t>
            </w:r>
          </w:p>
        </w:tc>
        <w:tc>
          <w:tcPr>
            <w:tcW w:w="1417" w:type="dxa"/>
          </w:tcPr>
          <w:p w14:paraId="5BDEC47C" w14:textId="77777777" w:rsidR="000013CA" w:rsidRPr="00A43C8D" w:rsidRDefault="000013CA" w:rsidP="00B57346">
            <w:pPr>
              <w:snapToGrid w:val="0"/>
            </w:pPr>
            <w:r w:rsidRPr="00A43C8D">
              <w:t>1993/06/09</w:t>
            </w:r>
          </w:p>
        </w:tc>
        <w:tc>
          <w:tcPr>
            <w:tcW w:w="1559" w:type="dxa"/>
          </w:tcPr>
          <w:p w14:paraId="641C0D8D" w14:textId="0FB7FA11" w:rsidR="000013CA" w:rsidRDefault="000013CA" w:rsidP="00B57346">
            <w:r>
              <w:t>04-4444-4444</w:t>
            </w:r>
          </w:p>
        </w:tc>
        <w:tc>
          <w:tcPr>
            <w:tcW w:w="3285" w:type="dxa"/>
          </w:tcPr>
          <w:p w14:paraId="0C24A5E3" w14:textId="73216B3E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3</w:t>
            </w:r>
            <w:r w:rsidRPr="00B57346">
              <w:t>, Sec. 3, University Road, Douliu City, Yunlin County</w:t>
            </w:r>
          </w:p>
        </w:tc>
      </w:tr>
      <w:tr w:rsidR="000013CA" w14:paraId="34C97352" w14:textId="6249C7D7" w:rsidTr="00A43C8D">
        <w:tc>
          <w:tcPr>
            <w:tcW w:w="846" w:type="dxa"/>
          </w:tcPr>
          <w:p w14:paraId="650DCF9F" w14:textId="708426AC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4" w:type="dxa"/>
          </w:tcPr>
          <w:p w14:paraId="1C3793BC" w14:textId="613E5287" w:rsidR="000013CA" w:rsidRPr="00A43C8D" w:rsidRDefault="000013CA" w:rsidP="00B57346">
            <w:pPr>
              <w:snapToGrid w:val="0"/>
            </w:pPr>
            <w:r w:rsidRPr="00A43C8D">
              <w:t>yun0004</w:t>
            </w:r>
          </w:p>
        </w:tc>
        <w:tc>
          <w:tcPr>
            <w:tcW w:w="1276" w:type="dxa"/>
          </w:tcPr>
          <w:p w14:paraId="1B2B4A39" w14:textId="2EF0F3B7" w:rsidR="000013CA" w:rsidRPr="00A43C8D" w:rsidRDefault="000013CA" w:rsidP="00B57346">
            <w:pPr>
              <w:snapToGrid w:val="0"/>
            </w:pPr>
            <w:r w:rsidRPr="00A43C8D">
              <w:t>pwd004</w:t>
            </w:r>
          </w:p>
        </w:tc>
        <w:tc>
          <w:tcPr>
            <w:tcW w:w="1134" w:type="dxa"/>
          </w:tcPr>
          <w:p w14:paraId="66CB25A7" w14:textId="77777777" w:rsidR="000013CA" w:rsidRPr="00A43C8D" w:rsidRDefault="000013CA" w:rsidP="00B57346">
            <w:pPr>
              <w:snapToGrid w:val="0"/>
            </w:pPr>
            <w:r w:rsidRPr="00A43C8D">
              <w:t>Kevin</w:t>
            </w:r>
          </w:p>
        </w:tc>
        <w:tc>
          <w:tcPr>
            <w:tcW w:w="1417" w:type="dxa"/>
          </w:tcPr>
          <w:p w14:paraId="1A70534F" w14:textId="77777777" w:rsidR="000013CA" w:rsidRPr="00A43C8D" w:rsidRDefault="000013CA" w:rsidP="00B57346">
            <w:pPr>
              <w:snapToGrid w:val="0"/>
            </w:pPr>
            <w:r w:rsidRPr="00A43C8D">
              <w:t>1992/04/15</w:t>
            </w:r>
          </w:p>
        </w:tc>
        <w:tc>
          <w:tcPr>
            <w:tcW w:w="1559" w:type="dxa"/>
          </w:tcPr>
          <w:p w14:paraId="071CFAE6" w14:textId="13EAA8C4" w:rsidR="000013CA" w:rsidRDefault="000013CA" w:rsidP="00B57346">
            <w:r>
              <w:t>05-5555-5555</w:t>
            </w:r>
          </w:p>
        </w:tc>
        <w:tc>
          <w:tcPr>
            <w:tcW w:w="3285" w:type="dxa"/>
          </w:tcPr>
          <w:p w14:paraId="6238B6CB" w14:textId="2340C6F2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4</w:t>
            </w:r>
            <w:r w:rsidRPr="00B57346">
              <w:t>, Sec. 3, University Road, Douliu City, Yunlin County</w:t>
            </w:r>
          </w:p>
        </w:tc>
      </w:tr>
      <w:tr w:rsidR="000013CA" w14:paraId="305B4255" w14:textId="4B21BCBA" w:rsidTr="00A43C8D">
        <w:tc>
          <w:tcPr>
            <w:tcW w:w="846" w:type="dxa"/>
          </w:tcPr>
          <w:p w14:paraId="677E1B32" w14:textId="18CC81CF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</w:tcPr>
          <w:p w14:paraId="2F59E802" w14:textId="6CC271D2" w:rsidR="000013CA" w:rsidRPr="00A43C8D" w:rsidRDefault="000013CA" w:rsidP="00B57346">
            <w:pPr>
              <w:snapToGrid w:val="0"/>
            </w:pPr>
            <w:r w:rsidRPr="00A43C8D">
              <w:t>yun0005</w:t>
            </w:r>
          </w:p>
        </w:tc>
        <w:tc>
          <w:tcPr>
            <w:tcW w:w="1276" w:type="dxa"/>
          </w:tcPr>
          <w:p w14:paraId="272658B0" w14:textId="7A9563EC" w:rsidR="000013CA" w:rsidRPr="00A43C8D" w:rsidRDefault="000013CA" w:rsidP="00B57346">
            <w:pPr>
              <w:snapToGrid w:val="0"/>
            </w:pPr>
            <w:r w:rsidRPr="00A43C8D">
              <w:t>pwd005</w:t>
            </w:r>
          </w:p>
        </w:tc>
        <w:tc>
          <w:tcPr>
            <w:tcW w:w="1134" w:type="dxa"/>
          </w:tcPr>
          <w:p w14:paraId="0525281D" w14:textId="77777777" w:rsidR="000013CA" w:rsidRPr="00A43C8D" w:rsidRDefault="000013CA" w:rsidP="00B57346">
            <w:pPr>
              <w:snapToGrid w:val="0"/>
            </w:pPr>
            <w:r w:rsidRPr="00A43C8D">
              <w:t>Angela</w:t>
            </w:r>
          </w:p>
        </w:tc>
        <w:tc>
          <w:tcPr>
            <w:tcW w:w="1417" w:type="dxa"/>
          </w:tcPr>
          <w:p w14:paraId="7D80A1A5" w14:textId="50273E75" w:rsidR="000013CA" w:rsidRPr="00A43C8D" w:rsidRDefault="000013CA" w:rsidP="00B57346">
            <w:pPr>
              <w:snapToGrid w:val="0"/>
            </w:pPr>
            <w:r w:rsidRPr="00A43C8D">
              <w:t>1965/04/20</w:t>
            </w:r>
          </w:p>
        </w:tc>
        <w:tc>
          <w:tcPr>
            <w:tcW w:w="1559" w:type="dxa"/>
          </w:tcPr>
          <w:p w14:paraId="7B6C3302" w14:textId="6FEB3959" w:rsidR="000013CA" w:rsidRDefault="000013CA" w:rsidP="00B57346">
            <w:r>
              <w:t>06-6666-6666</w:t>
            </w:r>
          </w:p>
        </w:tc>
        <w:tc>
          <w:tcPr>
            <w:tcW w:w="3285" w:type="dxa"/>
          </w:tcPr>
          <w:p w14:paraId="4AC63139" w14:textId="7DD1F9E1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5</w:t>
            </w:r>
            <w:r w:rsidRPr="00B57346">
              <w:t>, Sec. 3, University Road, Douliu City, Yunlin County</w:t>
            </w:r>
          </w:p>
        </w:tc>
      </w:tr>
      <w:tr w:rsidR="000013CA" w14:paraId="7CE0C183" w14:textId="2FCB661E" w:rsidTr="00A43C8D">
        <w:tc>
          <w:tcPr>
            <w:tcW w:w="846" w:type="dxa"/>
          </w:tcPr>
          <w:p w14:paraId="7BC8B11D" w14:textId="789C9645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</w:tcPr>
          <w:p w14:paraId="380C7C90" w14:textId="0C93F3BC" w:rsidR="000013CA" w:rsidRPr="00A43C8D" w:rsidRDefault="000013CA" w:rsidP="00B57346">
            <w:pPr>
              <w:snapToGrid w:val="0"/>
            </w:pPr>
            <w:r w:rsidRPr="00A43C8D">
              <w:t>yun0006</w:t>
            </w:r>
          </w:p>
        </w:tc>
        <w:tc>
          <w:tcPr>
            <w:tcW w:w="1276" w:type="dxa"/>
          </w:tcPr>
          <w:p w14:paraId="5213774E" w14:textId="22FA35FC" w:rsidR="000013CA" w:rsidRPr="00A43C8D" w:rsidRDefault="000013CA" w:rsidP="00B57346">
            <w:pPr>
              <w:snapToGrid w:val="0"/>
            </w:pPr>
            <w:r w:rsidRPr="00A43C8D">
              <w:t>pwd006</w:t>
            </w:r>
          </w:p>
        </w:tc>
        <w:tc>
          <w:tcPr>
            <w:tcW w:w="1134" w:type="dxa"/>
          </w:tcPr>
          <w:p w14:paraId="4FD4C0C1" w14:textId="73F5D158" w:rsidR="000013CA" w:rsidRPr="00A43C8D" w:rsidRDefault="000013CA" w:rsidP="00B57346">
            <w:pPr>
              <w:snapToGrid w:val="0"/>
            </w:pPr>
            <w:r w:rsidRPr="00A43C8D">
              <w:t xml:space="preserve">Edwin </w:t>
            </w:r>
          </w:p>
        </w:tc>
        <w:tc>
          <w:tcPr>
            <w:tcW w:w="1417" w:type="dxa"/>
          </w:tcPr>
          <w:p w14:paraId="2FF388A7" w14:textId="386D2424" w:rsidR="000013CA" w:rsidRPr="00A43C8D" w:rsidRDefault="000013CA" w:rsidP="00B57346">
            <w:pPr>
              <w:snapToGrid w:val="0"/>
            </w:pPr>
            <w:r w:rsidRPr="00A43C8D">
              <w:t>1990/10/25</w:t>
            </w:r>
          </w:p>
        </w:tc>
        <w:tc>
          <w:tcPr>
            <w:tcW w:w="1559" w:type="dxa"/>
          </w:tcPr>
          <w:p w14:paraId="3C084451" w14:textId="6FC7757C" w:rsidR="000013CA" w:rsidRDefault="000013CA" w:rsidP="00B57346">
            <w:r>
              <w:t>07-7777-7777</w:t>
            </w:r>
          </w:p>
        </w:tc>
        <w:tc>
          <w:tcPr>
            <w:tcW w:w="3285" w:type="dxa"/>
          </w:tcPr>
          <w:p w14:paraId="2CCE2EA9" w14:textId="00EDC0C0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6</w:t>
            </w:r>
            <w:r w:rsidRPr="00B57346">
              <w:t>, Sec. 3, University Road, Douliu City, Yunlin County</w:t>
            </w:r>
          </w:p>
        </w:tc>
      </w:tr>
      <w:tr w:rsidR="000013CA" w14:paraId="1A1C339A" w14:textId="4B7C3561" w:rsidTr="00A43C8D">
        <w:tc>
          <w:tcPr>
            <w:tcW w:w="846" w:type="dxa"/>
          </w:tcPr>
          <w:p w14:paraId="6B08B4F6" w14:textId="2A3DDE7D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</w:tcPr>
          <w:p w14:paraId="556CC0AA" w14:textId="4E1046A1" w:rsidR="000013CA" w:rsidRPr="00A43C8D" w:rsidRDefault="000013CA" w:rsidP="00B57346">
            <w:pPr>
              <w:snapToGrid w:val="0"/>
            </w:pPr>
            <w:r w:rsidRPr="00A43C8D">
              <w:t>yun0007</w:t>
            </w:r>
          </w:p>
        </w:tc>
        <w:tc>
          <w:tcPr>
            <w:tcW w:w="1276" w:type="dxa"/>
          </w:tcPr>
          <w:p w14:paraId="4828202F" w14:textId="61726840" w:rsidR="000013CA" w:rsidRPr="00A43C8D" w:rsidRDefault="000013CA" w:rsidP="00B57346">
            <w:pPr>
              <w:snapToGrid w:val="0"/>
            </w:pPr>
            <w:r w:rsidRPr="00A43C8D">
              <w:t>pwd007</w:t>
            </w:r>
          </w:p>
        </w:tc>
        <w:tc>
          <w:tcPr>
            <w:tcW w:w="1134" w:type="dxa"/>
          </w:tcPr>
          <w:p w14:paraId="46679087" w14:textId="77777777" w:rsidR="000013CA" w:rsidRPr="00A43C8D" w:rsidRDefault="000013CA" w:rsidP="00B57346">
            <w:pPr>
              <w:snapToGrid w:val="0"/>
            </w:pPr>
            <w:r w:rsidRPr="00A43C8D">
              <w:t>Jam</w:t>
            </w:r>
          </w:p>
        </w:tc>
        <w:tc>
          <w:tcPr>
            <w:tcW w:w="1417" w:type="dxa"/>
          </w:tcPr>
          <w:p w14:paraId="0E2062A3" w14:textId="5C1410EF" w:rsidR="000013CA" w:rsidRPr="00A43C8D" w:rsidRDefault="000013CA" w:rsidP="00B57346">
            <w:pPr>
              <w:snapToGrid w:val="0"/>
            </w:pPr>
            <w:r w:rsidRPr="00A43C8D">
              <w:t>1978/05/08</w:t>
            </w:r>
          </w:p>
        </w:tc>
        <w:tc>
          <w:tcPr>
            <w:tcW w:w="1559" w:type="dxa"/>
          </w:tcPr>
          <w:p w14:paraId="1F8490B3" w14:textId="6BDA95EA" w:rsidR="000013CA" w:rsidRDefault="000013CA" w:rsidP="00B57346">
            <w:r>
              <w:t>08-8888-8888</w:t>
            </w:r>
          </w:p>
        </w:tc>
        <w:tc>
          <w:tcPr>
            <w:tcW w:w="3285" w:type="dxa"/>
          </w:tcPr>
          <w:p w14:paraId="0B74C7A8" w14:textId="2431A49B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7</w:t>
            </w:r>
            <w:r w:rsidRPr="00B57346">
              <w:t>, Sec. 3, University Road, Douliu City, Yunlin County</w:t>
            </w:r>
          </w:p>
        </w:tc>
      </w:tr>
      <w:tr w:rsidR="000013CA" w14:paraId="3B37F8C6" w14:textId="07EDFE58" w:rsidTr="00A43C8D">
        <w:tc>
          <w:tcPr>
            <w:tcW w:w="846" w:type="dxa"/>
          </w:tcPr>
          <w:p w14:paraId="223818DC" w14:textId="228D19FC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</w:tcPr>
          <w:p w14:paraId="46F45DEE" w14:textId="08DA950B" w:rsidR="000013CA" w:rsidRPr="00A43C8D" w:rsidRDefault="000013CA" w:rsidP="00B57346">
            <w:pPr>
              <w:snapToGrid w:val="0"/>
            </w:pPr>
            <w:r w:rsidRPr="00A43C8D">
              <w:t>yun0008</w:t>
            </w:r>
          </w:p>
        </w:tc>
        <w:tc>
          <w:tcPr>
            <w:tcW w:w="1276" w:type="dxa"/>
          </w:tcPr>
          <w:p w14:paraId="27C45C23" w14:textId="44946FE8" w:rsidR="000013CA" w:rsidRPr="00A43C8D" w:rsidRDefault="000013CA" w:rsidP="00B57346">
            <w:pPr>
              <w:snapToGrid w:val="0"/>
            </w:pPr>
            <w:r w:rsidRPr="00A43C8D">
              <w:t>pwd008</w:t>
            </w:r>
          </w:p>
        </w:tc>
        <w:tc>
          <w:tcPr>
            <w:tcW w:w="1134" w:type="dxa"/>
          </w:tcPr>
          <w:p w14:paraId="330F7B0A" w14:textId="0D95F7DE" w:rsidR="000013CA" w:rsidRPr="00A43C8D" w:rsidRDefault="000013CA" w:rsidP="00B57346">
            <w:pPr>
              <w:snapToGrid w:val="0"/>
            </w:pPr>
            <w:r w:rsidRPr="00A43C8D">
              <w:t>Jacob</w:t>
            </w:r>
          </w:p>
        </w:tc>
        <w:tc>
          <w:tcPr>
            <w:tcW w:w="1417" w:type="dxa"/>
          </w:tcPr>
          <w:p w14:paraId="73EFFDAE" w14:textId="4D52B84B" w:rsidR="000013CA" w:rsidRPr="00A43C8D" w:rsidRDefault="000013CA" w:rsidP="00B57346">
            <w:pPr>
              <w:snapToGrid w:val="0"/>
            </w:pPr>
            <w:r w:rsidRPr="00A43C8D">
              <w:t>1990/08/08</w:t>
            </w:r>
          </w:p>
        </w:tc>
        <w:tc>
          <w:tcPr>
            <w:tcW w:w="1559" w:type="dxa"/>
          </w:tcPr>
          <w:p w14:paraId="636328EE" w14:textId="27D8A46B" w:rsidR="000013CA" w:rsidRDefault="000013CA" w:rsidP="00B57346">
            <w:r>
              <w:t>02-2222-2233</w:t>
            </w:r>
          </w:p>
        </w:tc>
        <w:tc>
          <w:tcPr>
            <w:tcW w:w="3285" w:type="dxa"/>
          </w:tcPr>
          <w:p w14:paraId="58E3EE40" w14:textId="3BAFD3F5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8</w:t>
            </w:r>
            <w:r w:rsidRPr="00B57346">
              <w:t>, Sec. 3, University Road, Douliu City, Yunlin County</w:t>
            </w:r>
          </w:p>
        </w:tc>
      </w:tr>
      <w:tr w:rsidR="000013CA" w14:paraId="3D6BBE26" w14:textId="3E8AEA34" w:rsidTr="00A43C8D">
        <w:tc>
          <w:tcPr>
            <w:tcW w:w="846" w:type="dxa"/>
          </w:tcPr>
          <w:p w14:paraId="742B16F4" w14:textId="1A2A9158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</w:tcPr>
          <w:p w14:paraId="6D4F9081" w14:textId="7974FB5F" w:rsidR="000013CA" w:rsidRPr="00A43C8D" w:rsidRDefault="000013CA" w:rsidP="00B57346">
            <w:pPr>
              <w:snapToGrid w:val="0"/>
            </w:pPr>
            <w:r w:rsidRPr="00A43C8D">
              <w:t>yun0009</w:t>
            </w:r>
          </w:p>
        </w:tc>
        <w:tc>
          <w:tcPr>
            <w:tcW w:w="1276" w:type="dxa"/>
          </w:tcPr>
          <w:p w14:paraId="20679722" w14:textId="77777777" w:rsidR="000013CA" w:rsidRPr="00A43C8D" w:rsidRDefault="000013CA" w:rsidP="00B57346">
            <w:pPr>
              <w:snapToGrid w:val="0"/>
            </w:pPr>
            <w:r w:rsidRPr="00A43C8D">
              <w:t>yun0009</w:t>
            </w:r>
          </w:p>
        </w:tc>
        <w:tc>
          <w:tcPr>
            <w:tcW w:w="1134" w:type="dxa"/>
          </w:tcPr>
          <w:p w14:paraId="411DA6FA" w14:textId="17DC5B75" w:rsidR="000013CA" w:rsidRPr="00A43C8D" w:rsidRDefault="000013CA" w:rsidP="00B57346">
            <w:pPr>
              <w:snapToGrid w:val="0"/>
            </w:pPr>
            <w:r w:rsidRPr="00A43C8D">
              <w:t>Jay</w:t>
            </w:r>
          </w:p>
        </w:tc>
        <w:tc>
          <w:tcPr>
            <w:tcW w:w="1417" w:type="dxa"/>
          </w:tcPr>
          <w:p w14:paraId="299BA46E" w14:textId="77777777" w:rsidR="000013CA" w:rsidRPr="00A43C8D" w:rsidRDefault="000013CA" w:rsidP="00B57346">
            <w:pPr>
              <w:snapToGrid w:val="0"/>
            </w:pPr>
            <w:r w:rsidRPr="00A43C8D">
              <w:t>1991/11/11</w:t>
            </w:r>
          </w:p>
        </w:tc>
        <w:tc>
          <w:tcPr>
            <w:tcW w:w="1559" w:type="dxa"/>
          </w:tcPr>
          <w:p w14:paraId="48618D3A" w14:textId="5AC87275" w:rsidR="000013CA" w:rsidRDefault="000013CA" w:rsidP="00B57346">
            <w:r>
              <w:t>03-3333-3344</w:t>
            </w:r>
          </w:p>
        </w:tc>
        <w:tc>
          <w:tcPr>
            <w:tcW w:w="3285" w:type="dxa"/>
          </w:tcPr>
          <w:p w14:paraId="52FFE11C" w14:textId="6E2624E0" w:rsidR="000013CA" w:rsidRPr="00554402" w:rsidRDefault="000013CA" w:rsidP="00B57346">
            <w:r>
              <w:t>No.</w:t>
            </w:r>
            <w:r>
              <w:rPr>
                <w:rFonts w:hint="eastAsia"/>
              </w:rPr>
              <w:t>9</w:t>
            </w:r>
            <w:r w:rsidRPr="00B57346">
              <w:t>, Sec. 3, University Road, Douliu City, Yunlin County</w:t>
            </w:r>
          </w:p>
        </w:tc>
      </w:tr>
      <w:tr w:rsidR="000013CA" w14:paraId="5A7A4324" w14:textId="40EE2FF4" w:rsidTr="00A43C8D">
        <w:tc>
          <w:tcPr>
            <w:tcW w:w="846" w:type="dxa"/>
          </w:tcPr>
          <w:p w14:paraId="4533B691" w14:textId="769E49D2" w:rsidR="000013CA" w:rsidRDefault="000013CA" w:rsidP="00B57346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</w:tcPr>
          <w:p w14:paraId="696A7C83" w14:textId="7BAD595D" w:rsidR="000013CA" w:rsidRPr="00A43C8D" w:rsidRDefault="000013CA" w:rsidP="00B57346">
            <w:pPr>
              <w:snapToGrid w:val="0"/>
            </w:pPr>
            <w:r w:rsidRPr="00A43C8D">
              <w:t>yun0010</w:t>
            </w:r>
          </w:p>
        </w:tc>
        <w:tc>
          <w:tcPr>
            <w:tcW w:w="1276" w:type="dxa"/>
          </w:tcPr>
          <w:p w14:paraId="35379D16" w14:textId="77777777" w:rsidR="000013CA" w:rsidRPr="00A43C8D" w:rsidRDefault="000013CA" w:rsidP="00B57346">
            <w:pPr>
              <w:snapToGrid w:val="0"/>
            </w:pPr>
            <w:r w:rsidRPr="00A43C8D">
              <w:t>yun0010</w:t>
            </w:r>
          </w:p>
        </w:tc>
        <w:tc>
          <w:tcPr>
            <w:tcW w:w="1134" w:type="dxa"/>
          </w:tcPr>
          <w:p w14:paraId="31921342" w14:textId="444A3806" w:rsidR="000013CA" w:rsidRPr="00A43C8D" w:rsidRDefault="000013CA" w:rsidP="00B57346">
            <w:pPr>
              <w:snapToGrid w:val="0"/>
            </w:pPr>
            <w:r w:rsidRPr="00A43C8D">
              <w:t>Jane</w:t>
            </w:r>
          </w:p>
        </w:tc>
        <w:tc>
          <w:tcPr>
            <w:tcW w:w="1417" w:type="dxa"/>
          </w:tcPr>
          <w:p w14:paraId="4BF9A2A4" w14:textId="6E54261A" w:rsidR="000013CA" w:rsidRPr="00A43C8D" w:rsidRDefault="000013CA" w:rsidP="00B57346">
            <w:pPr>
              <w:snapToGrid w:val="0"/>
            </w:pPr>
            <w:r w:rsidRPr="00A43C8D">
              <w:t>1988/10/10</w:t>
            </w:r>
          </w:p>
        </w:tc>
        <w:tc>
          <w:tcPr>
            <w:tcW w:w="1559" w:type="dxa"/>
          </w:tcPr>
          <w:p w14:paraId="2FCB235B" w14:textId="781F422C" w:rsidR="000013CA" w:rsidRDefault="000013CA" w:rsidP="00B57346">
            <w:r>
              <w:t>05-5533-5555</w:t>
            </w:r>
          </w:p>
        </w:tc>
        <w:tc>
          <w:tcPr>
            <w:tcW w:w="3285" w:type="dxa"/>
          </w:tcPr>
          <w:p w14:paraId="42E15B59" w14:textId="6173BA9E" w:rsidR="000013CA" w:rsidRPr="00554402" w:rsidRDefault="000013CA" w:rsidP="00B57346">
            <w:r>
              <w:t>No.1</w:t>
            </w:r>
            <w:r>
              <w:rPr>
                <w:rFonts w:hint="eastAsia"/>
              </w:rPr>
              <w:t>0</w:t>
            </w:r>
            <w:r w:rsidRPr="00B57346">
              <w:t>, Sec. 3, University Road, Douliu City, Yunlin County</w:t>
            </w:r>
          </w:p>
        </w:tc>
      </w:tr>
    </w:tbl>
    <w:p w14:paraId="1F6EA5CE" w14:textId="67E2D425" w:rsidR="00225983" w:rsidRPr="00225983" w:rsidRDefault="00FA339A" w:rsidP="00A8149D">
      <w:pPr>
        <w:snapToGrid w:val="0"/>
        <w:spacing w:beforeLines="50" w:before="180"/>
        <w:rPr>
          <w:b/>
          <w:sz w:val="28"/>
        </w:rPr>
      </w:pPr>
      <w:r>
        <w:rPr>
          <w:rFonts w:hint="eastAsia"/>
          <w:b/>
          <w:sz w:val="28"/>
        </w:rPr>
        <w:t>書籍資料表</w:t>
      </w:r>
      <w:r w:rsidR="00225983" w:rsidRPr="00225983">
        <w:rPr>
          <w:rFonts w:hint="eastAsia"/>
          <w:b/>
          <w:sz w:val="28"/>
        </w:rPr>
        <w:t>(</w:t>
      </w:r>
      <w:r w:rsidR="008968B8">
        <w:rPr>
          <w:rFonts w:hint="eastAsia"/>
          <w:b/>
          <w:sz w:val="28"/>
        </w:rPr>
        <w:t>Supplier</w:t>
      </w:r>
      <w:r w:rsidR="00225983" w:rsidRPr="00225983">
        <w:rPr>
          <w:rFonts w:hint="eastAsia"/>
          <w:b/>
          <w:sz w:val="28"/>
        </w:rPr>
        <w:t>)</w:t>
      </w:r>
      <w:ins w:id="2" w:author="Jerry Chien" w:date="2018-11-27T23:08:00Z">
        <w:r w:rsidR="00956E1A">
          <w:rPr>
            <w:rFonts w:hint="eastAsia"/>
            <w:b/>
            <w:sz w:val="28"/>
          </w:rPr>
          <w:t xml:space="preserve"> </w:t>
        </w:r>
        <w:r w:rsidR="00956E1A" w:rsidRPr="003459EF">
          <w:rPr>
            <w:rFonts w:hint="eastAsia"/>
            <w:b/>
            <w:sz w:val="28"/>
            <w:highlight w:val="yellow"/>
          </w:rPr>
          <w:t>凱住</w:t>
        </w:r>
      </w:ins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5"/>
        <w:gridCol w:w="2266"/>
        <w:gridCol w:w="2126"/>
        <w:gridCol w:w="3929"/>
      </w:tblGrid>
      <w:tr w:rsidR="00F1307A" w:rsidRPr="00225983" w14:paraId="00037ABB" w14:textId="2B8F375E" w:rsidTr="00A43C8D">
        <w:tc>
          <w:tcPr>
            <w:tcW w:w="1415" w:type="dxa"/>
          </w:tcPr>
          <w:p w14:paraId="72DB8EA0" w14:textId="0C07DD66" w:rsidR="00F1307A" w:rsidRPr="00225983" w:rsidRDefault="00F1307A" w:rsidP="00E47A2F">
            <w:pPr>
              <w:snapToGrid w:val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P_</w:t>
            </w:r>
            <w:r>
              <w:rPr>
                <w:rFonts w:hint="eastAsia"/>
                <w:b/>
                <w:sz w:val="28"/>
              </w:rPr>
              <w:t>Id</w:t>
            </w:r>
          </w:p>
        </w:tc>
        <w:tc>
          <w:tcPr>
            <w:tcW w:w="2266" w:type="dxa"/>
          </w:tcPr>
          <w:p w14:paraId="6BFB7234" w14:textId="3E70EAEF" w:rsidR="00F1307A" w:rsidRPr="00225983" w:rsidRDefault="00F1307A" w:rsidP="00E47A2F">
            <w:pPr>
              <w:snapToGrid w:val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P_n</w:t>
            </w:r>
            <w:r w:rsidRPr="00225983">
              <w:rPr>
                <w:rFonts w:hint="eastAsia"/>
                <w:b/>
                <w:sz w:val="28"/>
              </w:rPr>
              <w:t>ame</w:t>
            </w:r>
          </w:p>
        </w:tc>
        <w:tc>
          <w:tcPr>
            <w:tcW w:w="2126" w:type="dxa"/>
          </w:tcPr>
          <w:p w14:paraId="28592C41" w14:textId="2CA53C83" w:rsidR="00F1307A" w:rsidRPr="00225983" w:rsidRDefault="00F1307A" w:rsidP="00E47A2F">
            <w:pPr>
              <w:snapToGrid w:val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P_t</w:t>
            </w:r>
            <w:r w:rsidRPr="00225983">
              <w:rPr>
                <w:rFonts w:hint="eastAsia"/>
                <w:b/>
                <w:sz w:val="28"/>
              </w:rPr>
              <w:t>el</w:t>
            </w:r>
          </w:p>
        </w:tc>
        <w:tc>
          <w:tcPr>
            <w:tcW w:w="3929" w:type="dxa"/>
          </w:tcPr>
          <w:p w14:paraId="304BDD80" w14:textId="011AD76E" w:rsidR="00F1307A" w:rsidRDefault="00F1307A" w:rsidP="00E47A2F">
            <w:pPr>
              <w:snapToGrid w:val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P_address</w:t>
            </w:r>
          </w:p>
        </w:tc>
      </w:tr>
      <w:tr w:rsidR="00F1307A" w14:paraId="12D014C6" w14:textId="697D54DC" w:rsidTr="00A43C8D">
        <w:tc>
          <w:tcPr>
            <w:tcW w:w="1415" w:type="dxa"/>
          </w:tcPr>
          <w:p w14:paraId="2088057E" w14:textId="77777777" w:rsidR="00F1307A" w:rsidRPr="00225983" w:rsidRDefault="00F1307A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</w:p>
        </w:tc>
        <w:tc>
          <w:tcPr>
            <w:tcW w:w="2266" w:type="dxa"/>
          </w:tcPr>
          <w:p w14:paraId="1D477709" w14:textId="5A0F342C" w:rsidR="00F1307A" w:rsidRDefault="00367A12" w:rsidP="00E47A2F"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OREILLY</w:t>
            </w:r>
          </w:p>
        </w:tc>
        <w:tc>
          <w:tcPr>
            <w:tcW w:w="2126" w:type="dxa"/>
          </w:tcPr>
          <w:p w14:paraId="59AE67C7" w14:textId="145159DF" w:rsidR="00F1307A" w:rsidRDefault="00D66D96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05-5555-5555</w:t>
            </w:r>
          </w:p>
        </w:tc>
        <w:tc>
          <w:tcPr>
            <w:tcW w:w="3929" w:type="dxa"/>
          </w:tcPr>
          <w:p w14:paraId="082D6234" w14:textId="63804AB8" w:rsidR="00F1307A" w:rsidRPr="00A43C8D" w:rsidRDefault="00037C94" w:rsidP="00A43C8D">
            <w:pPr>
              <w:snapToGrid w:val="0"/>
              <w:rPr>
                <w:szCs w:val="24"/>
              </w:rPr>
            </w:pPr>
            <w:r w:rsidRPr="00037C94">
              <w:rPr>
                <w:szCs w:val="24"/>
              </w:rPr>
              <w:t>No.515, Sec. 2, Yunlin Rd., Douliu City, Yunlin County</w:t>
            </w:r>
          </w:p>
        </w:tc>
      </w:tr>
      <w:tr w:rsidR="00F1307A" w14:paraId="4855373B" w14:textId="501D160B" w:rsidTr="00A43C8D">
        <w:tc>
          <w:tcPr>
            <w:tcW w:w="1415" w:type="dxa"/>
          </w:tcPr>
          <w:p w14:paraId="53B9B90F" w14:textId="77777777" w:rsidR="00F1307A" w:rsidRPr="00225983" w:rsidRDefault="00F1307A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</w:p>
        </w:tc>
        <w:tc>
          <w:tcPr>
            <w:tcW w:w="2266" w:type="dxa"/>
          </w:tcPr>
          <w:p w14:paraId="16FD5915" w14:textId="0FF18A58" w:rsidR="00F1307A" w:rsidRDefault="00367A12" w:rsidP="00367A12">
            <w:pPr>
              <w:snapToGrid w:val="0"/>
              <w:rPr>
                <w:sz w:val="28"/>
              </w:rPr>
            </w:pPr>
            <w:r w:rsidRPr="00367A12">
              <w:rPr>
                <w:sz w:val="28"/>
              </w:rPr>
              <w:t>Packt Publishing</w:t>
            </w:r>
            <w:r w:rsidRPr="00367A12" w:rsidDel="00077A18">
              <w:rPr>
                <w:rFonts w:hint="eastAsia"/>
                <w:sz w:val="28"/>
              </w:rPr>
              <w:t xml:space="preserve"> </w:t>
            </w:r>
          </w:p>
        </w:tc>
        <w:tc>
          <w:tcPr>
            <w:tcW w:w="2126" w:type="dxa"/>
          </w:tcPr>
          <w:p w14:paraId="104F2BEF" w14:textId="77777777" w:rsidR="00F1307A" w:rsidRDefault="00F1307A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03-3333-3333</w:t>
            </w:r>
          </w:p>
        </w:tc>
        <w:tc>
          <w:tcPr>
            <w:tcW w:w="3929" w:type="dxa"/>
          </w:tcPr>
          <w:p w14:paraId="06E383D5" w14:textId="102DB52D" w:rsidR="00F1307A" w:rsidRPr="00A43C8D" w:rsidRDefault="00037C94" w:rsidP="00A43C8D">
            <w:pPr>
              <w:snapToGrid w:val="0"/>
              <w:rPr>
                <w:szCs w:val="24"/>
              </w:rPr>
            </w:pPr>
            <w:r w:rsidRPr="00037C94">
              <w:rPr>
                <w:szCs w:val="24"/>
              </w:rPr>
              <w:t>No.17, Fuqian Rd., Hualien City, Hualien County</w:t>
            </w:r>
          </w:p>
        </w:tc>
      </w:tr>
      <w:tr w:rsidR="00F1307A" w14:paraId="1A49E3B7" w14:textId="61454211" w:rsidTr="00A43C8D">
        <w:tc>
          <w:tcPr>
            <w:tcW w:w="1415" w:type="dxa"/>
          </w:tcPr>
          <w:p w14:paraId="0834B03F" w14:textId="77777777" w:rsidR="00F1307A" w:rsidRPr="00225983" w:rsidRDefault="00F1307A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</w:t>
            </w:r>
          </w:p>
        </w:tc>
        <w:tc>
          <w:tcPr>
            <w:tcW w:w="2266" w:type="dxa"/>
          </w:tcPr>
          <w:p w14:paraId="685A243F" w14:textId="19D2ABAC" w:rsidR="00F1307A" w:rsidRDefault="00367A12" w:rsidP="001F5AD7">
            <w:pPr>
              <w:snapToGrid w:val="0"/>
              <w:rPr>
                <w:sz w:val="28"/>
              </w:rPr>
            </w:pPr>
            <w:r w:rsidRPr="00367A12">
              <w:rPr>
                <w:sz w:val="28"/>
              </w:rPr>
              <w:t>Apress</w:t>
            </w:r>
            <w:r w:rsidRPr="00367A12" w:rsidDel="00077A18">
              <w:rPr>
                <w:sz w:val="28"/>
              </w:rPr>
              <w:t xml:space="preserve"> </w:t>
            </w:r>
          </w:p>
        </w:tc>
        <w:tc>
          <w:tcPr>
            <w:tcW w:w="2126" w:type="dxa"/>
          </w:tcPr>
          <w:p w14:paraId="652D6A0A" w14:textId="77777777" w:rsidR="00F1307A" w:rsidRDefault="00F1307A" w:rsidP="00E47A2F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04-4444-4444</w:t>
            </w:r>
          </w:p>
        </w:tc>
        <w:tc>
          <w:tcPr>
            <w:tcW w:w="3929" w:type="dxa"/>
          </w:tcPr>
          <w:p w14:paraId="39046F27" w14:textId="5825FAFF" w:rsidR="00F1307A" w:rsidRPr="00A43C8D" w:rsidRDefault="00037C94" w:rsidP="00A43C8D">
            <w:pPr>
              <w:snapToGrid w:val="0"/>
              <w:rPr>
                <w:szCs w:val="24"/>
              </w:rPr>
            </w:pPr>
            <w:r w:rsidRPr="00037C94">
              <w:rPr>
                <w:szCs w:val="24"/>
              </w:rPr>
              <w:t>No. 99, Sec. 3, Taiwan Boulevard, Xitun Dist., Taichung City</w:t>
            </w:r>
          </w:p>
        </w:tc>
      </w:tr>
      <w:tr w:rsidR="00037C94" w14:paraId="2AAAB639" w14:textId="7A28F0FF" w:rsidTr="00A43C8D">
        <w:tc>
          <w:tcPr>
            <w:tcW w:w="1415" w:type="dxa"/>
          </w:tcPr>
          <w:p w14:paraId="1FB1B468" w14:textId="77777777" w:rsidR="00037C94" w:rsidRPr="00225983" w:rsidRDefault="00037C94" w:rsidP="00037C94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4</w:t>
            </w:r>
          </w:p>
        </w:tc>
        <w:tc>
          <w:tcPr>
            <w:tcW w:w="2266" w:type="dxa"/>
          </w:tcPr>
          <w:p w14:paraId="7F62B3D9" w14:textId="4210B2E3" w:rsidR="00037C94" w:rsidRDefault="00037C94" w:rsidP="00037C94">
            <w:pPr>
              <w:snapToGrid w:val="0"/>
              <w:rPr>
                <w:sz w:val="28"/>
              </w:rPr>
            </w:pPr>
            <w:r w:rsidRPr="00367A12">
              <w:rPr>
                <w:sz w:val="28"/>
              </w:rPr>
              <w:t>Cisco Systems</w:t>
            </w:r>
            <w:r w:rsidRPr="00367A12" w:rsidDel="00077A18">
              <w:rPr>
                <w:sz w:val="28"/>
              </w:rPr>
              <w:t xml:space="preserve"> </w:t>
            </w:r>
          </w:p>
        </w:tc>
        <w:tc>
          <w:tcPr>
            <w:tcW w:w="2126" w:type="dxa"/>
          </w:tcPr>
          <w:p w14:paraId="089A8345" w14:textId="15AB7A4C" w:rsidR="00037C94" w:rsidRDefault="00037C94" w:rsidP="00037C94"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02-2222-2222</w:t>
            </w:r>
          </w:p>
        </w:tc>
        <w:tc>
          <w:tcPr>
            <w:tcW w:w="3929" w:type="dxa"/>
          </w:tcPr>
          <w:p w14:paraId="0FB271EF" w14:textId="54E80A37" w:rsidR="00037C94" w:rsidRPr="00A43C8D" w:rsidRDefault="00037C94" w:rsidP="00A43C8D">
            <w:pPr>
              <w:snapToGrid w:val="0"/>
              <w:rPr>
                <w:szCs w:val="24"/>
              </w:rPr>
            </w:pPr>
            <w:r w:rsidRPr="00037C94">
              <w:rPr>
                <w:szCs w:val="24"/>
              </w:rPr>
              <w:t>No.1, City Hall Rd., Xinyi District, Taipei City</w:t>
            </w:r>
          </w:p>
        </w:tc>
      </w:tr>
    </w:tbl>
    <w:p w14:paraId="318E735B" w14:textId="7F6654D6" w:rsidR="00225983" w:rsidRPr="00225983" w:rsidRDefault="00415943" w:rsidP="00A43C8D">
      <w:pPr>
        <w:widowControl/>
        <w:rPr>
          <w:b/>
          <w:sz w:val="28"/>
        </w:rPr>
      </w:pPr>
      <w:r>
        <w:rPr>
          <w:rFonts w:hint="eastAsia"/>
          <w:b/>
          <w:sz w:val="28"/>
        </w:rPr>
        <w:lastRenderedPageBreak/>
        <w:t>書籍</w:t>
      </w:r>
      <w:r w:rsidR="00E47A2F">
        <w:rPr>
          <w:rFonts w:hint="eastAsia"/>
          <w:b/>
          <w:sz w:val="28"/>
        </w:rPr>
        <w:t>資料</w:t>
      </w:r>
      <w:r w:rsidR="00225983" w:rsidRPr="00225983">
        <w:rPr>
          <w:rFonts w:hint="eastAsia"/>
          <w:b/>
          <w:sz w:val="28"/>
        </w:rPr>
        <w:t>(</w:t>
      </w:r>
      <w:r>
        <w:rPr>
          <w:b/>
          <w:sz w:val="28"/>
        </w:rPr>
        <w:t>Book</w:t>
      </w:r>
      <w:r w:rsidR="00225983" w:rsidRPr="00225983">
        <w:rPr>
          <w:rFonts w:hint="eastAsia"/>
          <w:b/>
          <w:sz w:val="28"/>
        </w:rPr>
        <w:t>)</w:t>
      </w:r>
      <w:ins w:id="3" w:author="Jerry Chien" w:date="2018-11-27T23:06:00Z">
        <w:r w:rsidR="00956E1A">
          <w:rPr>
            <w:rFonts w:hint="eastAsia"/>
            <w:b/>
            <w:sz w:val="28"/>
          </w:rPr>
          <w:t xml:space="preserve"> </w:t>
        </w:r>
      </w:ins>
    </w:p>
    <w:tbl>
      <w:tblPr>
        <w:tblStyle w:val="a7"/>
        <w:tblW w:w="9736" w:type="dxa"/>
        <w:tblLayout w:type="fixed"/>
        <w:tblLook w:val="04A0" w:firstRow="1" w:lastRow="0" w:firstColumn="1" w:lastColumn="0" w:noHBand="0" w:noVBand="1"/>
      </w:tblPr>
      <w:tblGrid>
        <w:gridCol w:w="704"/>
        <w:gridCol w:w="4253"/>
        <w:gridCol w:w="708"/>
        <w:gridCol w:w="851"/>
        <w:gridCol w:w="1559"/>
        <w:gridCol w:w="1661"/>
      </w:tblGrid>
      <w:tr w:rsidR="00945B24" w:rsidRPr="00225983" w14:paraId="011CE929" w14:textId="6715280D" w:rsidTr="00A43C8D">
        <w:tc>
          <w:tcPr>
            <w:tcW w:w="704" w:type="dxa"/>
          </w:tcPr>
          <w:p w14:paraId="61EC6E1A" w14:textId="07FF4164" w:rsidR="00415943" w:rsidRPr="00A43C8D" w:rsidDel="00415943" w:rsidRDefault="00415943" w:rsidP="00EB333F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B_ID</w:t>
            </w:r>
          </w:p>
        </w:tc>
        <w:tc>
          <w:tcPr>
            <w:tcW w:w="4253" w:type="dxa"/>
          </w:tcPr>
          <w:p w14:paraId="3FF902A1" w14:textId="5220617E" w:rsidR="00415943" w:rsidRPr="00A43C8D" w:rsidRDefault="00415943" w:rsidP="00EB333F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B_name</w:t>
            </w:r>
          </w:p>
        </w:tc>
        <w:tc>
          <w:tcPr>
            <w:tcW w:w="708" w:type="dxa"/>
          </w:tcPr>
          <w:p w14:paraId="4EE6A38B" w14:textId="3F48FB76" w:rsidR="00415943" w:rsidRPr="00A43C8D" w:rsidRDefault="00415943" w:rsidP="00EB333F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P_ID</w:t>
            </w:r>
          </w:p>
        </w:tc>
        <w:tc>
          <w:tcPr>
            <w:tcW w:w="851" w:type="dxa"/>
          </w:tcPr>
          <w:p w14:paraId="2558377D" w14:textId="6E9046B6" w:rsidR="00415943" w:rsidRPr="00A43C8D" w:rsidRDefault="00415943" w:rsidP="00EB333F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Price</w:t>
            </w:r>
          </w:p>
        </w:tc>
        <w:tc>
          <w:tcPr>
            <w:tcW w:w="1559" w:type="dxa"/>
          </w:tcPr>
          <w:p w14:paraId="31AE6C8A" w14:textId="54619C9D" w:rsidR="00415943" w:rsidRPr="00A43C8D" w:rsidRDefault="00415943" w:rsidP="00EB333F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ISBN</w:t>
            </w:r>
          </w:p>
        </w:tc>
        <w:tc>
          <w:tcPr>
            <w:tcW w:w="1661" w:type="dxa"/>
          </w:tcPr>
          <w:p w14:paraId="0B86C09B" w14:textId="114F381C" w:rsidR="00415943" w:rsidRPr="00A43C8D" w:rsidRDefault="00415943" w:rsidP="00EB333F">
            <w:pPr>
              <w:snapToGrid w:val="0"/>
              <w:jc w:val="center"/>
              <w:rPr>
                <w:b/>
              </w:rPr>
            </w:pPr>
            <w:r w:rsidRPr="00A43C8D">
              <w:rPr>
                <w:b/>
              </w:rPr>
              <w:t>Author</w:t>
            </w:r>
          </w:p>
        </w:tc>
      </w:tr>
      <w:tr w:rsidR="00945B24" w14:paraId="62B3D7F0" w14:textId="4B979EF3" w:rsidTr="00A43C8D">
        <w:tc>
          <w:tcPr>
            <w:tcW w:w="704" w:type="dxa"/>
          </w:tcPr>
          <w:p w14:paraId="6FCF72A3" w14:textId="667C495B" w:rsidR="00415943" w:rsidRPr="00A43C8D" w:rsidRDefault="00415943">
            <w:pPr>
              <w:snapToGrid w:val="0"/>
            </w:pPr>
            <w:r w:rsidRPr="00A43C8D">
              <w:t>1</w:t>
            </w:r>
          </w:p>
        </w:tc>
        <w:tc>
          <w:tcPr>
            <w:tcW w:w="4253" w:type="dxa"/>
          </w:tcPr>
          <w:p w14:paraId="4C0633D2" w14:textId="6DE3ABCA" w:rsidR="00415943" w:rsidRPr="00A43C8D" w:rsidRDefault="00945B24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Designing with Data</w:t>
            </w:r>
          </w:p>
        </w:tc>
        <w:tc>
          <w:tcPr>
            <w:tcW w:w="708" w:type="dxa"/>
          </w:tcPr>
          <w:p w14:paraId="24FEEC16" w14:textId="524260FD" w:rsidR="00415943" w:rsidRPr="00A43C8D" w:rsidRDefault="00415943" w:rsidP="00A43C8D">
            <w:pPr>
              <w:snapToGrid w:val="0"/>
              <w:rPr>
                <w:szCs w:val="24"/>
              </w:rPr>
            </w:pPr>
            <w:r w:rsidRPr="00A43C8D">
              <w:rPr>
                <w:szCs w:val="24"/>
              </w:rPr>
              <w:t>1</w:t>
            </w:r>
          </w:p>
        </w:tc>
        <w:tc>
          <w:tcPr>
            <w:tcW w:w="851" w:type="dxa"/>
          </w:tcPr>
          <w:p w14:paraId="208064F4" w14:textId="172514DC" w:rsidR="00415943" w:rsidRPr="00A43C8D" w:rsidRDefault="00945B24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458</w:t>
            </w:r>
          </w:p>
        </w:tc>
        <w:tc>
          <w:tcPr>
            <w:tcW w:w="1559" w:type="dxa"/>
          </w:tcPr>
          <w:p w14:paraId="12B9A34D" w14:textId="380314B8" w:rsidR="00415943" w:rsidRPr="00A43C8D" w:rsidRDefault="00945B24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9789864769247</w:t>
            </w:r>
          </w:p>
        </w:tc>
        <w:tc>
          <w:tcPr>
            <w:tcW w:w="1661" w:type="dxa"/>
          </w:tcPr>
          <w:p w14:paraId="76BA7E56" w14:textId="17F0A9D0" w:rsidR="00415943" w:rsidRPr="00A43C8D" w:rsidRDefault="00945B24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Rochelle King</w:t>
            </w:r>
          </w:p>
        </w:tc>
      </w:tr>
      <w:tr w:rsidR="00945B24" w14:paraId="473D53E3" w14:textId="6B8DA060" w:rsidTr="00A43C8D">
        <w:tc>
          <w:tcPr>
            <w:tcW w:w="704" w:type="dxa"/>
          </w:tcPr>
          <w:p w14:paraId="008CE80F" w14:textId="49171275" w:rsidR="00415943" w:rsidRPr="00A43C8D" w:rsidRDefault="00415943">
            <w:pPr>
              <w:snapToGrid w:val="0"/>
            </w:pPr>
            <w:r w:rsidRPr="00A43C8D">
              <w:t>2</w:t>
            </w:r>
          </w:p>
        </w:tc>
        <w:tc>
          <w:tcPr>
            <w:tcW w:w="4253" w:type="dxa"/>
          </w:tcPr>
          <w:p w14:paraId="6D67848B" w14:textId="578FA672" w:rsidR="00415943" w:rsidRPr="00A43C8D" w:rsidRDefault="00945B24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Programming iOS 12</w:t>
            </w:r>
          </w:p>
        </w:tc>
        <w:tc>
          <w:tcPr>
            <w:tcW w:w="708" w:type="dxa"/>
          </w:tcPr>
          <w:p w14:paraId="3754B1FF" w14:textId="77777777" w:rsidR="00415943" w:rsidRPr="00A43C8D" w:rsidRDefault="00415943" w:rsidP="00A43C8D">
            <w:pPr>
              <w:snapToGrid w:val="0"/>
              <w:rPr>
                <w:szCs w:val="24"/>
              </w:rPr>
            </w:pPr>
            <w:r w:rsidRPr="00A43C8D">
              <w:rPr>
                <w:szCs w:val="24"/>
              </w:rPr>
              <w:t>1</w:t>
            </w:r>
          </w:p>
        </w:tc>
        <w:tc>
          <w:tcPr>
            <w:tcW w:w="851" w:type="dxa"/>
          </w:tcPr>
          <w:p w14:paraId="3691E9FE" w14:textId="3580DA25" w:rsidR="00415943" w:rsidRPr="00A43C8D" w:rsidRDefault="00945B24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2,533</w:t>
            </w:r>
          </w:p>
        </w:tc>
        <w:tc>
          <w:tcPr>
            <w:tcW w:w="1559" w:type="dxa"/>
          </w:tcPr>
          <w:p w14:paraId="334E7BE3" w14:textId="326CAB2D" w:rsidR="00415943" w:rsidRPr="00A43C8D" w:rsidRDefault="00945B24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9781492044635</w:t>
            </w:r>
          </w:p>
        </w:tc>
        <w:tc>
          <w:tcPr>
            <w:tcW w:w="1661" w:type="dxa"/>
          </w:tcPr>
          <w:p w14:paraId="64F3746D" w14:textId="6811A1ED" w:rsidR="00415943" w:rsidRPr="00A43C8D" w:rsidRDefault="00945B24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Matt Neuburg</w:t>
            </w:r>
          </w:p>
        </w:tc>
      </w:tr>
      <w:tr w:rsidR="00945B24" w14:paraId="05DE0612" w14:textId="6AC665F1" w:rsidTr="00A43C8D">
        <w:tc>
          <w:tcPr>
            <w:tcW w:w="704" w:type="dxa"/>
          </w:tcPr>
          <w:p w14:paraId="35D34381" w14:textId="152BE9A6" w:rsidR="00415943" w:rsidRPr="00A43C8D" w:rsidRDefault="00415943">
            <w:pPr>
              <w:snapToGrid w:val="0"/>
            </w:pPr>
            <w:r w:rsidRPr="00A43C8D">
              <w:t>3</w:t>
            </w:r>
          </w:p>
        </w:tc>
        <w:tc>
          <w:tcPr>
            <w:tcW w:w="4253" w:type="dxa"/>
          </w:tcPr>
          <w:p w14:paraId="0FD711A9" w14:textId="3CF149C4" w:rsidR="00415943" w:rsidRPr="00A43C8D" w:rsidRDefault="00BE2E45">
            <w:pPr>
              <w:snapToGrid w:val="0"/>
              <w:rPr>
                <w:sz w:val="20"/>
                <w:szCs w:val="20"/>
              </w:rPr>
            </w:pPr>
            <w:r w:rsidRPr="00BE2E45">
              <w:rPr>
                <w:sz w:val="20"/>
                <w:szCs w:val="20"/>
              </w:rPr>
              <w:t>Azure Analytics</w:t>
            </w:r>
            <w:r w:rsidRPr="00BE2E45" w:rsidDel="00945B24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</w:tcPr>
          <w:p w14:paraId="48CD4507" w14:textId="0FA7C2B1" w:rsidR="00415943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851" w:type="dxa"/>
          </w:tcPr>
          <w:p w14:paraId="74DE11D3" w14:textId="3527C62B" w:rsidR="00415943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537</w:t>
            </w:r>
          </w:p>
        </w:tc>
        <w:tc>
          <w:tcPr>
            <w:tcW w:w="1559" w:type="dxa"/>
          </w:tcPr>
          <w:p w14:paraId="5841C16A" w14:textId="2031A20A" w:rsidR="00415943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BE2E45">
              <w:rPr>
                <w:sz w:val="20"/>
                <w:szCs w:val="20"/>
              </w:rPr>
              <w:t>9789864769209</w:t>
            </w:r>
          </w:p>
        </w:tc>
        <w:tc>
          <w:tcPr>
            <w:tcW w:w="1661" w:type="dxa"/>
          </w:tcPr>
          <w:p w14:paraId="6DA5EAE1" w14:textId="53BAB25D" w:rsidR="00415943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BE2E45">
              <w:rPr>
                <w:sz w:val="20"/>
                <w:szCs w:val="20"/>
              </w:rPr>
              <w:t>Zoiner Tejada</w:t>
            </w:r>
          </w:p>
        </w:tc>
      </w:tr>
      <w:tr w:rsidR="00BE2E45" w14:paraId="19789808" w14:textId="11309EBF" w:rsidTr="00A43C8D">
        <w:tc>
          <w:tcPr>
            <w:tcW w:w="704" w:type="dxa"/>
          </w:tcPr>
          <w:p w14:paraId="7387AD21" w14:textId="50AF424C" w:rsidR="00BE2E45" w:rsidRPr="00A43C8D" w:rsidRDefault="00BE2E45">
            <w:pPr>
              <w:snapToGrid w:val="0"/>
            </w:pPr>
            <w:r w:rsidRPr="00A43C8D">
              <w:t>4</w:t>
            </w:r>
          </w:p>
        </w:tc>
        <w:tc>
          <w:tcPr>
            <w:tcW w:w="4253" w:type="dxa"/>
          </w:tcPr>
          <w:p w14:paraId="3AC63564" w14:textId="31E4B5A7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Mastering Python for Networking and Security</w:t>
            </w:r>
            <w:r w:rsidRPr="005C3730" w:rsidDel="00945B24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</w:tcPr>
          <w:p w14:paraId="60FB0841" w14:textId="2E1987BC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2</w:t>
            </w:r>
          </w:p>
        </w:tc>
        <w:tc>
          <w:tcPr>
            <w:tcW w:w="851" w:type="dxa"/>
          </w:tcPr>
          <w:p w14:paraId="7B134115" w14:textId="398F863F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1,366</w:t>
            </w:r>
          </w:p>
        </w:tc>
        <w:tc>
          <w:tcPr>
            <w:tcW w:w="1559" w:type="dxa"/>
          </w:tcPr>
          <w:p w14:paraId="1146B32C" w14:textId="521DDEE0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5C3730">
              <w:rPr>
                <w:sz w:val="20"/>
                <w:szCs w:val="20"/>
              </w:rPr>
              <w:t>9781788992510</w:t>
            </w:r>
          </w:p>
        </w:tc>
        <w:tc>
          <w:tcPr>
            <w:tcW w:w="1661" w:type="dxa"/>
          </w:tcPr>
          <w:p w14:paraId="605451C9" w14:textId="5EFC15DC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5C3730">
              <w:rPr>
                <w:sz w:val="20"/>
                <w:szCs w:val="20"/>
              </w:rPr>
              <w:t>Jose Manuel Ortega</w:t>
            </w:r>
          </w:p>
        </w:tc>
      </w:tr>
      <w:tr w:rsidR="00BE2E45" w14:paraId="6D8FF96E" w14:textId="1DD26BB5" w:rsidTr="00A43C8D">
        <w:tc>
          <w:tcPr>
            <w:tcW w:w="704" w:type="dxa"/>
          </w:tcPr>
          <w:p w14:paraId="0EBC1D6E" w14:textId="6E8F31E7" w:rsidR="00BE2E45" w:rsidRPr="00A43C8D" w:rsidRDefault="00BE2E45">
            <w:pPr>
              <w:snapToGrid w:val="0"/>
            </w:pPr>
            <w:r w:rsidRPr="00A43C8D">
              <w:t>5</w:t>
            </w:r>
          </w:p>
        </w:tc>
        <w:tc>
          <w:tcPr>
            <w:tcW w:w="4253" w:type="dxa"/>
          </w:tcPr>
          <w:p w14:paraId="714CEF16" w14:textId="2478F663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Python Deep Learning Projects</w:t>
            </w:r>
          </w:p>
        </w:tc>
        <w:tc>
          <w:tcPr>
            <w:tcW w:w="708" w:type="dxa"/>
          </w:tcPr>
          <w:p w14:paraId="2F7D1B60" w14:textId="4F910B8E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2</w:t>
            </w:r>
          </w:p>
        </w:tc>
        <w:tc>
          <w:tcPr>
            <w:tcW w:w="851" w:type="dxa"/>
          </w:tcPr>
          <w:p w14:paraId="2C1F2883" w14:textId="2F5CF63F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1</w:t>
            </w:r>
            <w:r>
              <w:rPr>
                <w:szCs w:val="24"/>
              </w:rPr>
              <w:t>,</w:t>
            </w:r>
            <w:r w:rsidRPr="005C3730">
              <w:rPr>
                <w:szCs w:val="24"/>
              </w:rPr>
              <w:t>507</w:t>
            </w:r>
          </w:p>
        </w:tc>
        <w:tc>
          <w:tcPr>
            <w:tcW w:w="1559" w:type="dxa"/>
          </w:tcPr>
          <w:p w14:paraId="2C7AB082" w14:textId="1C827D20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9781788997096</w:t>
            </w:r>
          </w:p>
        </w:tc>
        <w:tc>
          <w:tcPr>
            <w:tcW w:w="1661" w:type="dxa"/>
          </w:tcPr>
          <w:p w14:paraId="79D23614" w14:textId="5506F031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Rahul Kumar, Matthew Lamons</w:t>
            </w:r>
          </w:p>
        </w:tc>
      </w:tr>
      <w:tr w:rsidR="00945B24" w14:paraId="0D440DDA" w14:textId="107188B7" w:rsidTr="00A43C8D">
        <w:tc>
          <w:tcPr>
            <w:tcW w:w="704" w:type="dxa"/>
          </w:tcPr>
          <w:p w14:paraId="5F68D6E2" w14:textId="067A5206" w:rsidR="00415943" w:rsidRPr="00A43C8D" w:rsidRDefault="00415943">
            <w:pPr>
              <w:snapToGrid w:val="0"/>
            </w:pPr>
            <w:r w:rsidRPr="00A43C8D">
              <w:t>6</w:t>
            </w:r>
          </w:p>
        </w:tc>
        <w:tc>
          <w:tcPr>
            <w:tcW w:w="4253" w:type="dxa"/>
          </w:tcPr>
          <w:p w14:paraId="69FFED62" w14:textId="0A752D64" w:rsidR="00415943" w:rsidRPr="00A43C8D" w:rsidRDefault="00BE2E45">
            <w:pPr>
              <w:snapToGrid w:val="0"/>
              <w:rPr>
                <w:sz w:val="20"/>
                <w:szCs w:val="20"/>
              </w:rPr>
            </w:pPr>
            <w:r w:rsidRPr="00BE2E45">
              <w:rPr>
                <w:sz w:val="20"/>
                <w:szCs w:val="20"/>
              </w:rPr>
              <w:t>Mastering PostgreSQL 11</w:t>
            </w:r>
            <w:r w:rsidRPr="00BE2E45" w:rsidDel="00945B24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</w:tcPr>
          <w:p w14:paraId="1A42BC71" w14:textId="4C5B10E5" w:rsidR="00415943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851" w:type="dxa"/>
          </w:tcPr>
          <w:p w14:paraId="423C2663" w14:textId="46A4272F" w:rsidR="00415943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1,366</w:t>
            </w:r>
          </w:p>
        </w:tc>
        <w:tc>
          <w:tcPr>
            <w:tcW w:w="1559" w:type="dxa"/>
          </w:tcPr>
          <w:p w14:paraId="6E969A3C" w14:textId="46D90CB5" w:rsidR="00415943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BE2E45">
              <w:rPr>
                <w:sz w:val="20"/>
                <w:szCs w:val="20"/>
              </w:rPr>
              <w:t>9781789537819</w:t>
            </w:r>
          </w:p>
        </w:tc>
        <w:tc>
          <w:tcPr>
            <w:tcW w:w="1661" w:type="dxa"/>
          </w:tcPr>
          <w:p w14:paraId="22A7F41F" w14:textId="0006C207" w:rsidR="00415943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BE2E45">
              <w:rPr>
                <w:sz w:val="20"/>
                <w:szCs w:val="20"/>
              </w:rPr>
              <w:t>Hans-Jurgen Schonig</w:t>
            </w:r>
          </w:p>
        </w:tc>
      </w:tr>
      <w:tr w:rsidR="00BE2E45" w14:paraId="58C20427" w14:textId="204D1AB6" w:rsidTr="00A43C8D">
        <w:tc>
          <w:tcPr>
            <w:tcW w:w="704" w:type="dxa"/>
          </w:tcPr>
          <w:p w14:paraId="67EE5EB0" w14:textId="1DA96143" w:rsidR="00BE2E45" w:rsidRPr="00A43C8D" w:rsidRDefault="00BE2E45">
            <w:pPr>
              <w:snapToGrid w:val="0"/>
            </w:pPr>
            <w:r w:rsidRPr="00A43C8D">
              <w:t>7</w:t>
            </w:r>
          </w:p>
        </w:tc>
        <w:tc>
          <w:tcPr>
            <w:tcW w:w="4253" w:type="dxa"/>
          </w:tcPr>
          <w:p w14:paraId="0FF6662C" w14:textId="5CA40A8A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Applied Natural Language Processing with Python</w:t>
            </w:r>
          </w:p>
        </w:tc>
        <w:tc>
          <w:tcPr>
            <w:tcW w:w="708" w:type="dxa"/>
          </w:tcPr>
          <w:p w14:paraId="7ABA50FD" w14:textId="1C3538CF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3</w:t>
            </w:r>
          </w:p>
        </w:tc>
        <w:tc>
          <w:tcPr>
            <w:tcW w:w="851" w:type="dxa"/>
          </w:tcPr>
          <w:p w14:paraId="53A177D3" w14:textId="4DF36A44" w:rsidR="00BE2E45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1,201</w:t>
            </w:r>
          </w:p>
        </w:tc>
        <w:tc>
          <w:tcPr>
            <w:tcW w:w="1559" w:type="dxa"/>
          </w:tcPr>
          <w:p w14:paraId="49067C9A" w14:textId="0E40940A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9781484237328</w:t>
            </w:r>
          </w:p>
        </w:tc>
        <w:tc>
          <w:tcPr>
            <w:tcW w:w="1661" w:type="dxa"/>
          </w:tcPr>
          <w:p w14:paraId="18E6FA89" w14:textId="5E7BF53C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Taweh Beysolow II</w:t>
            </w:r>
          </w:p>
        </w:tc>
      </w:tr>
      <w:tr w:rsidR="00BE2E45" w14:paraId="27F03706" w14:textId="70262465" w:rsidTr="00A43C8D">
        <w:tc>
          <w:tcPr>
            <w:tcW w:w="704" w:type="dxa"/>
          </w:tcPr>
          <w:p w14:paraId="074ACEF8" w14:textId="0604F9D8" w:rsidR="00BE2E45" w:rsidRPr="00A43C8D" w:rsidRDefault="00BE2E45">
            <w:pPr>
              <w:snapToGrid w:val="0"/>
            </w:pPr>
            <w:r w:rsidRPr="00A43C8D">
              <w:t>8</w:t>
            </w:r>
          </w:p>
        </w:tc>
        <w:tc>
          <w:tcPr>
            <w:tcW w:w="4253" w:type="dxa"/>
          </w:tcPr>
          <w:p w14:paraId="214AA3DD" w14:textId="40D12D86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Python Descriptors</w:t>
            </w:r>
          </w:p>
        </w:tc>
        <w:tc>
          <w:tcPr>
            <w:tcW w:w="708" w:type="dxa"/>
          </w:tcPr>
          <w:p w14:paraId="477D2B3A" w14:textId="33CC3CBB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3</w:t>
            </w:r>
          </w:p>
        </w:tc>
        <w:tc>
          <w:tcPr>
            <w:tcW w:w="851" w:type="dxa"/>
          </w:tcPr>
          <w:p w14:paraId="3F1FB343" w14:textId="31471A14" w:rsidR="00BE2E45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1,482</w:t>
            </w:r>
          </w:p>
        </w:tc>
        <w:tc>
          <w:tcPr>
            <w:tcW w:w="1559" w:type="dxa"/>
          </w:tcPr>
          <w:p w14:paraId="024F339A" w14:textId="5EA3C144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9781484237267</w:t>
            </w:r>
          </w:p>
        </w:tc>
        <w:tc>
          <w:tcPr>
            <w:tcW w:w="1661" w:type="dxa"/>
          </w:tcPr>
          <w:p w14:paraId="337B46A1" w14:textId="4B3A261E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Jacob Zimmerman</w:t>
            </w:r>
          </w:p>
        </w:tc>
      </w:tr>
      <w:tr w:rsidR="00BE2E45" w14:paraId="6DD67E7E" w14:textId="1B51645C" w:rsidTr="00A43C8D">
        <w:tc>
          <w:tcPr>
            <w:tcW w:w="704" w:type="dxa"/>
          </w:tcPr>
          <w:p w14:paraId="0B9A3A4A" w14:textId="07F19748" w:rsidR="00BE2E45" w:rsidRPr="00A43C8D" w:rsidRDefault="00BE2E45">
            <w:pPr>
              <w:snapToGrid w:val="0"/>
            </w:pPr>
            <w:r w:rsidRPr="00A43C8D">
              <w:t>9</w:t>
            </w:r>
          </w:p>
        </w:tc>
        <w:tc>
          <w:tcPr>
            <w:tcW w:w="4253" w:type="dxa"/>
          </w:tcPr>
          <w:p w14:paraId="344FDCAF" w14:textId="3D429D9D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Building Scalable Cisco Networks</w:t>
            </w:r>
          </w:p>
        </w:tc>
        <w:tc>
          <w:tcPr>
            <w:tcW w:w="708" w:type="dxa"/>
          </w:tcPr>
          <w:p w14:paraId="76D1E8A2" w14:textId="3FA5550B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4</w:t>
            </w:r>
          </w:p>
        </w:tc>
        <w:tc>
          <w:tcPr>
            <w:tcW w:w="851" w:type="dxa"/>
          </w:tcPr>
          <w:p w14:paraId="5910FA5E" w14:textId="1248E7CA" w:rsidR="00BE2E45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199</w:t>
            </w:r>
          </w:p>
        </w:tc>
        <w:tc>
          <w:tcPr>
            <w:tcW w:w="1559" w:type="dxa"/>
          </w:tcPr>
          <w:p w14:paraId="1C83EE0C" w14:textId="11F0DE2B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9781578702282</w:t>
            </w:r>
          </w:p>
        </w:tc>
        <w:tc>
          <w:tcPr>
            <w:tcW w:w="1661" w:type="dxa"/>
          </w:tcPr>
          <w:p w14:paraId="0C5006EC" w14:textId="6087CA6C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Catherine Paquet, Diane Teare</w:t>
            </w:r>
          </w:p>
        </w:tc>
      </w:tr>
      <w:tr w:rsidR="00BE2E45" w14:paraId="14D2D8E1" w14:textId="752646ED" w:rsidTr="00A43C8D">
        <w:tc>
          <w:tcPr>
            <w:tcW w:w="704" w:type="dxa"/>
          </w:tcPr>
          <w:p w14:paraId="38FAEEBA" w14:textId="339C570C" w:rsidR="00BE2E45" w:rsidRPr="00A43C8D" w:rsidRDefault="00BE2E45">
            <w:pPr>
              <w:snapToGrid w:val="0"/>
            </w:pPr>
            <w:r w:rsidRPr="00A43C8D">
              <w:t>10</w:t>
            </w:r>
          </w:p>
        </w:tc>
        <w:tc>
          <w:tcPr>
            <w:tcW w:w="4253" w:type="dxa"/>
          </w:tcPr>
          <w:p w14:paraId="49968AD8" w14:textId="44BC6C00" w:rsidR="00BE2E45" w:rsidRPr="00A43C8D" w:rsidRDefault="00BE2E45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Managing Cisco Network Security</w:t>
            </w:r>
          </w:p>
        </w:tc>
        <w:tc>
          <w:tcPr>
            <w:tcW w:w="708" w:type="dxa"/>
          </w:tcPr>
          <w:p w14:paraId="2F596DB7" w14:textId="0B881026" w:rsidR="00BE2E45" w:rsidRPr="00A43C8D" w:rsidRDefault="00BE2E45" w:rsidP="00A43C8D">
            <w:pPr>
              <w:snapToGrid w:val="0"/>
              <w:rPr>
                <w:szCs w:val="24"/>
              </w:rPr>
            </w:pPr>
            <w:r w:rsidRPr="005C3730">
              <w:rPr>
                <w:szCs w:val="24"/>
              </w:rPr>
              <w:t>4</w:t>
            </w:r>
          </w:p>
        </w:tc>
        <w:tc>
          <w:tcPr>
            <w:tcW w:w="851" w:type="dxa"/>
          </w:tcPr>
          <w:p w14:paraId="74722981" w14:textId="4C9EFCFE" w:rsidR="00BE2E45" w:rsidRPr="00A43C8D" w:rsidRDefault="00BE2E45" w:rsidP="00A43C8D"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1,050</w:t>
            </w:r>
          </w:p>
        </w:tc>
        <w:tc>
          <w:tcPr>
            <w:tcW w:w="1559" w:type="dxa"/>
          </w:tcPr>
          <w:p w14:paraId="587BDEF8" w14:textId="0A5C6C4D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9781578701032</w:t>
            </w:r>
          </w:p>
        </w:tc>
        <w:tc>
          <w:tcPr>
            <w:tcW w:w="1661" w:type="dxa"/>
          </w:tcPr>
          <w:p w14:paraId="2325A716" w14:textId="16B37927" w:rsidR="00BE2E45" w:rsidRPr="00A43C8D" w:rsidRDefault="00BE2E45" w:rsidP="00A43C8D">
            <w:pPr>
              <w:snapToGrid w:val="0"/>
              <w:rPr>
                <w:sz w:val="20"/>
                <w:szCs w:val="20"/>
              </w:rPr>
            </w:pPr>
            <w:r w:rsidRPr="00945B24">
              <w:rPr>
                <w:sz w:val="20"/>
                <w:szCs w:val="20"/>
              </w:rPr>
              <w:t>Mike Wenstrom</w:t>
            </w:r>
          </w:p>
        </w:tc>
      </w:tr>
    </w:tbl>
    <w:p w14:paraId="77D6E994" w14:textId="77777777" w:rsidR="00180E41" w:rsidRDefault="00180E41" w:rsidP="0009512C">
      <w:pPr>
        <w:pStyle w:val="a5"/>
        <w:ind w:leftChars="0" w:left="966"/>
        <w:rPr>
          <w:rFonts w:asciiTheme="minorEastAsia" w:hAnsiTheme="minorEastAsia"/>
        </w:rPr>
      </w:pPr>
    </w:p>
    <w:p w14:paraId="0ACBDBAA" w14:textId="544679A5" w:rsidR="00B00983" w:rsidRDefault="001A4892" w:rsidP="0009512C">
      <w:pPr>
        <w:pStyle w:val="a5"/>
        <w:ind w:leftChars="0" w:left="966"/>
        <w:rPr>
          <w:rFonts w:asciiTheme="minorEastAsia" w:hAnsiTheme="minorEastAsia"/>
        </w:rPr>
      </w:pPr>
      <w:r>
        <w:rPr>
          <w:rFonts w:asciiTheme="minorEastAsia" w:hAnsiTheme="minorEastAsia"/>
        </w:rPr>
        <w:t>*</w:t>
      </w:r>
      <w:r w:rsidR="00B00983" w:rsidRPr="00F21E93">
        <w:rPr>
          <w:rFonts w:asciiTheme="minorEastAsia" w:hAnsiTheme="minorEastAsia" w:hint="eastAsia"/>
        </w:rPr>
        <w:t>請各組使用Update、Delete、Insert或是清空資料表的SQL指令完成操作。</w:t>
      </w:r>
    </w:p>
    <w:p w14:paraId="44570FDB" w14:textId="7356BDB4" w:rsidR="00D31D2F" w:rsidRPr="00A43C8D" w:rsidRDefault="001A4892" w:rsidP="0009512C">
      <w:pPr>
        <w:pStyle w:val="a5"/>
        <w:ind w:leftChars="0" w:left="966"/>
        <w:rPr>
          <w:rFonts w:asciiTheme="minorEastAsia" w:hAnsiTheme="minorEastAsia"/>
          <w:color w:val="FF0000"/>
        </w:rPr>
      </w:pPr>
      <w:r w:rsidRPr="00A43C8D">
        <w:rPr>
          <w:rFonts w:asciiTheme="minorEastAsia" w:hAnsiTheme="minorEastAsia"/>
          <w:color w:val="FF0000"/>
        </w:rPr>
        <w:t>*Supplier.P_name</w:t>
      </w:r>
      <w:r w:rsidRPr="00A43C8D">
        <w:rPr>
          <w:rFonts w:asciiTheme="minorEastAsia" w:hAnsiTheme="minorEastAsia" w:hint="eastAsia"/>
          <w:color w:val="FF0000"/>
        </w:rPr>
        <w:t>、</w:t>
      </w:r>
      <w:r w:rsidRPr="00A43C8D">
        <w:rPr>
          <w:rFonts w:asciiTheme="minorEastAsia" w:hAnsiTheme="minorEastAsia"/>
          <w:color w:val="FF0000"/>
        </w:rPr>
        <w:t>Book.B_name</w:t>
      </w:r>
      <w:r w:rsidRPr="00A43C8D">
        <w:rPr>
          <w:rFonts w:asciiTheme="minorEastAsia" w:hAnsiTheme="minorEastAsia" w:hint="eastAsia"/>
          <w:color w:val="FF0000"/>
        </w:rPr>
        <w:t>、</w:t>
      </w:r>
      <w:r w:rsidRPr="00A43C8D">
        <w:rPr>
          <w:rFonts w:asciiTheme="minorEastAsia" w:hAnsiTheme="minorEastAsia"/>
          <w:color w:val="FF0000"/>
        </w:rPr>
        <w:t>Book.Author</w:t>
      </w:r>
      <w:r w:rsidRPr="00A43C8D">
        <w:rPr>
          <w:rFonts w:asciiTheme="minorEastAsia" w:hAnsiTheme="minorEastAsia" w:hint="eastAsia"/>
          <w:color w:val="FF0000"/>
        </w:rPr>
        <w:t>的長度改為</w:t>
      </w:r>
      <w:r w:rsidRPr="00A43C8D">
        <w:rPr>
          <w:rFonts w:asciiTheme="minorEastAsia" w:hAnsiTheme="minorEastAsia"/>
          <w:color w:val="FF0000"/>
        </w:rPr>
        <w:t>varchar(100)</w:t>
      </w:r>
      <w:r w:rsidR="00356128">
        <w:rPr>
          <w:rFonts w:asciiTheme="minorEastAsia" w:hAnsiTheme="minorEastAsia" w:hint="eastAsia"/>
          <w:color w:val="FF0000"/>
        </w:rPr>
        <w:t>，</w:t>
      </w:r>
      <w:r w:rsidR="00FE2243" w:rsidRPr="005C3730">
        <w:rPr>
          <w:rFonts w:asciiTheme="minorEastAsia" w:hAnsiTheme="minorEastAsia"/>
          <w:color w:val="FF0000"/>
        </w:rPr>
        <w:t>Supplier.P_</w:t>
      </w:r>
      <w:r w:rsidR="00FE2243">
        <w:rPr>
          <w:rFonts w:asciiTheme="minorEastAsia" w:hAnsiTheme="minorEastAsia"/>
          <w:color w:val="FF0000"/>
        </w:rPr>
        <w:t>tel</w:t>
      </w:r>
      <w:r w:rsidR="00FE2243">
        <w:rPr>
          <w:rFonts w:asciiTheme="minorEastAsia" w:hAnsiTheme="minorEastAsia" w:hint="eastAsia"/>
          <w:color w:val="FF0000"/>
        </w:rPr>
        <w:t>、</w:t>
      </w:r>
      <w:r w:rsidR="00FE2243">
        <w:rPr>
          <w:rFonts w:asciiTheme="minorEastAsia" w:hAnsiTheme="minorEastAsia"/>
          <w:color w:val="FF0000"/>
        </w:rPr>
        <w:t>Member.Mtel</w:t>
      </w:r>
      <w:r w:rsidR="00FE2243">
        <w:rPr>
          <w:rFonts w:asciiTheme="minorEastAsia" w:hAnsiTheme="minorEastAsia" w:hint="eastAsia"/>
          <w:color w:val="FF0000"/>
        </w:rPr>
        <w:t>的長度改為</w:t>
      </w:r>
      <w:r w:rsidR="00FE2243" w:rsidRPr="005C3730">
        <w:rPr>
          <w:rFonts w:asciiTheme="minorEastAsia" w:hAnsiTheme="minorEastAsia" w:hint="eastAsia"/>
          <w:color w:val="FF0000"/>
        </w:rPr>
        <w:t>v</w:t>
      </w:r>
      <w:r w:rsidR="00FE2243" w:rsidRPr="005C3730">
        <w:rPr>
          <w:rFonts w:asciiTheme="minorEastAsia" w:hAnsiTheme="minorEastAsia"/>
          <w:color w:val="FF0000"/>
        </w:rPr>
        <w:t>archar(1</w:t>
      </w:r>
      <w:r w:rsidR="00FE2243">
        <w:rPr>
          <w:rFonts w:asciiTheme="minorEastAsia" w:hAnsiTheme="minorEastAsia"/>
          <w:color w:val="FF0000"/>
        </w:rPr>
        <w:t>5</w:t>
      </w:r>
      <w:r w:rsidR="00FE2243" w:rsidRPr="005C3730">
        <w:rPr>
          <w:rFonts w:asciiTheme="minorEastAsia" w:hAnsiTheme="minorEastAsia"/>
          <w:color w:val="FF0000"/>
        </w:rPr>
        <w:t>)</w:t>
      </w:r>
      <w:r w:rsidR="00FE2243">
        <w:rPr>
          <w:rFonts w:asciiTheme="minorEastAsia" w:hAnsiTheme="minorEastAsia" w:hint="eastAsia"/>
          <w:color w:val="FF0000"/>
        </w:rPr>
        <w:t>，方法</w:t>
      </w:r>
      <w:r w:rsidR="00356128" w:rsidRPr="00A43C8D">
        <w:rPr>
          <w:rFonts w:asciiTheme="minorEastAsia" w:hAnsiTheme="minorEastAsia" w:hint="eastAsia"/>
          <w:color w:val="FF0000"/>
        </w:rPr>
        <w:t>如圖步驟。</w:t>
      </w:r>
    </w:p>
    <w:p w14:paraId="36ECDCCA" w14:textId="3C3F350F" w:rsidR="00D31D2F" w:rsidRDefault="00D31D2F" w:rsidP="0009512C">
      <w:pPr>
        <w:pStyle w:val="a5"/>
        <w:ind w:leftChars="0" w:left="966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inline distT="0" distB="0" distL="0" distR="0" wp14:anchorId="09043756" wp14:editId="30171A0A">
                <wp:extent cx="5441950" cy="1352614"/>
                <wp:effectExtent l="0" t="0" r="6350" b="1905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0" cy="1352614"/>
                          <a:chOff x="0" y="0"/>
                          <a:chExt cx="5441950" cy="1352614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1351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9331" y="382555"/>
                            <a:ext cx="214604" cy="8397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427584" y="1166326"/>
                            <a:ext cx="345232" cy="1862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787669A7" id="Group 15" o:spid="_x0000_s1026" style="width:428.5pt;height:106.5pt;mso-position-horizontal-relative:char;mso-position-vertical-relative:line" coordsize="54419,13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54419;height:13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">
                  <v:imagedata r:id="rId9" o:title=""/>
                </v:shape>
                <v:rect id="Rectangle 11" o:spid="_x0000_s1028" style="position:absolute;left:93;top:3825;width:2146;height:8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" filled="f" strokecolor="red" strokeweight="1pt"/>
                <v:rect id="Rectangle 12" o:spid="_x0000_s1029" style="position:absolute;left:14275;top:11663;width:3453;height:1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" filled="f" strokecolor="red" strokeweight="1pt"/>
                <w10:anchorlock/>
              </v:group>
            </w:pict>
          </mc:Fallback>
        </mc:AlternateContent>
      </w:r>
    </w:p>
    <w:p w14:paraId="3A886AC7" w14:textId="15FB442B" w:rsidR="00D31D2F" w:rsidRPr="00F21E93" w:rsidRDefault="00D31D2F" w:rsidP="0009512C">
      <w:pPr>
        <w:pStyle w:val="a5"/>
        <w:ind w:leftChars="0" w:left="966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inline distT="0" distB="0" distL="0" distR="0" wp14:anchorId="784DCD03" wp14:editId="0A17AAD0">
                <wp:extent cx="5439410" cy="1175385"/>
                <wp:effectExtent l="0" t="0" r="0" b="5715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9410" cy="1175385"/>
                          <a:chOff x="0" y="0"/>
                          <a:chExt cx="5439410" cy="117538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410" cy="1175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147665" y="242596"/>
                            <a:ext cx="606490" cy="47586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019869" y="867747"/>
                            <a:ext cx="345232" cy="1862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36E80EBA" id="Group 16" o:spid="_x0000_s1026" style="width:428.3pt;height:92.55pt;mso-position-horizontal-relative:char;mso-position-vertical-relative:line" coordsize="54394,1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">
                <v:shape id="Picture 10" o:spid="_x0000_s1027" type="#_x0000_t75" style="position:absolute;width:54394;height:1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">
                  <v:imagedata r:id="rId11" o:title=""/>
                </v:shape>
                <v:rect id="Rectangle 13" o:spid="_x0000_s1028" style="position:absolute;left:11476;top:2425;width:6065;height:4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" filled="f" strokecolor="red" strokeweight="1pt"/>
                <v:rect id="Rectangle 14" o:spid="_x0000_s1029" style="position:absolute;left:50198;top:8677;width:3453;height:1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" filled="f" strokecolor="red" strokeweight="1pt"/>
                <w10:anchorlock/>
              </v:group>
            </w:pict>
          </mc:Fallback>
        </mc:AlternateContent>
      </w:r>
    </w:p>
    <w:p w14:paraId="49B6B6D7" w14:textId="0D274214" w:rsidR="00B00983" w:rsidRPr="00F21E93" w:rsidRDefault="00B00983" w:rsidP="0009512C">
      <w:pPr>
        <w:pStyle w:val="a5"/>
        <w:ind w:leftChars="0" w:left="966"/>
        <w:rPr>
          <w:rFonts w:asciiTheme="minorEastAsia" w:hAnsiTheme="minorEastAsia"/>
        </w:rPr>
      </w:pPr>
      <w:r w:rsidRPr="00F21E93">
        <w:rPr>
          <w:rFonts w:asciiTheme="minorEastAsia" w:hAnsiTheme="minorEastAsia" w:hint="eastAsia"/>
        </w:rPr>
        <w:t>將原先已建立的資料</w:t>
      </w:r>
      <w:r w:rsidRPr="00B00983">
        <w:rPr>
          <w:rFonts w:asciiTheme="minorEastAsia" w:hAnsiTheme="minorEastAsia" w:hint="eastAsia"/>
          <w:b/>
        </w:rPr>
        <w:t>全部刪除</w:t>
      </w:r>
      <w:r w:rsidRPr="00F21E93">
        <w:rPr>
          <w:rFonts w:asciiTheme="minorEastAsia" w:hAnsiTheme="minorEastAsia" w:hint="eastAsia"/>
        </w:rPr>
        <w:t>並</w:t>
      </w:r>
      <w:r w:rsidRPr="00B00983">
        <w:rPr>
          <w:rFonts w:asciiTheme="minorEastAsia" w:hAnsiTheme="minorEastAsia" w:hint="eastAsia"/>
          <w:b/>
        </w:rPr>
        <w:t>再新增資料</w:t>
      </w:r>
      <w:r w:rsidRPr="00F21E93">
        <w:rPr>
          <w:rFonts w:asciiTheme="minorEastAsia" w:hAnsiTheme="minorEastAsia" w:hint="eastAsia"/>
        </w:rPr>
        <w:t>，更改後的資料表內容</w:t>
      </w:r>
      <w:r w:rsidRPr="00B00983">
        <w:rPr>
          <w:rFonts w:asciiTheme="minorEastAsia" w:hAnsiTheme="minorEastAsia" w:hint="eastAsia"/>
          <w:b/>
        </w:rPr>
        <w:t>須符合以下條件：</w:t>
      </w:r>
    </w:p>
    <w:p w14:paraId="019124C9" w14:textId="37E7F6BB" w:rsidR="004454D2" w:rsidRPr="00180E41" w:rsidRDefault="00B00983" w:rsidP="0009512C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Cs w:val="24"/>
        </w:rPr>
      </w:pPr>
      <w:r w:rsidRPr="00180E41">
        <w:rPr>
          <w:rFonts w:asciiTheme="minorEastAsia" w:hAnsiTheme="minorEastAsia" w:hint="eastAsia"/>
          <w:szCs w:val="24"/>
        </w:rPr>
        <w:t>至少</w:t>
      </w:r>
      <w:r w:rsidR="004454D2" w:rsidRPr="00180E41">
        <w:rPr>
          <w:rFonts w:asciiTheme="minorEastAsia" w:hAnsiTheme="minorEastAsia" w:hint="eastAsia"/>
          <w:szCs w:val="24"/>
        </w:rPr>
        <w:t>10</w:t>
      </w:r>
      <w:r w:rsidR="00861C4B">
        <w:rPr>
          <w:rFonts w:asciiTheme="minorEastAsia" w:hAnsiTheme="minorEastAsia" w:hint="eastAsia"/>
          <w:szCs w:val="24"/>
        </w:rPr>
        <w:t>筆購買</w:t>
      </w:r>
      <w:r w:rsidR="00E47A2F">
        <w:rPr>
          <w:rFonts w:asciiTheme="minorEastAsia" w:hAnsiTheme="minorEastAsia" w:hint="eastAsia"/>
          <w:szCs w:val="24"/>
        </w:rPr>
        <w:t>記錄，且每個會員至少有一筆購買記錄、每項產品至少出現在一筆購買</w:t>
      </w:r>
      <w:r w:rsidR="004454D2" w:rsidRPr="00180E41">
        <w:rPr>
          <w:rFonts w:asciiTheme="minorEastAsia" w:hAnsiTheme="minorEastAsia" w:hint="eastAsia"/>
          <w:szCs w:val="24"/>
        </w:rPr>
        <w:t>明細</w:t>
      </w:r>
      <w:r w:rsidR="00F2319A" w:rsidRPr="00180E41">
        <w:rPr>
          <w:rFonts w:asciiTheme="minorEastAsia" w:hAnsiTheme="minorEastAsia" w:hint="eastAsia"/>
          <w:szCs w:val="24"/>
        </w:rPr>
        <w:t>中</w:t>
      </w:r>
      <w:r w:rsidR="004454D2" w:rsidRPr="00180E41">
        <w:rPr>
          <w:rFonts w:asciiTheme="minorEastAsia" w:hAnsiTheme="minorEastAsia" w:hint="eastAsia"/>
          <w:szCs w:val="24"/>
        </w:rPr>
        <w:t>。</w:t>
      </w:r>
      <w:ins w:id="4" w:author="Jerry Chien" w:date="2018-11-27T23:24:00Z">
        <w:r w:rsidR="00947022">
          <w:rPr>
            <w:rFonts w:asciiTheme="minorEastAsia" w:hAnsiTheme="minorEastAsia" w:hint="eastAsia"/>
            <w:szCs w:val="24"/>
          </w:rPr>
          <w:t xml:space="preserve"> </w:t>
        </w:r>
        <w:r w:rsidR="00947022" w:rsidRPr="00947022">
          <w:rPr>
            <w:rFonts w:asciiTheme="minorEastAsia" w:hAnsiTheme="minorEastAsia"/>
            <w:szCs w:val="24"/>
            <w:highlight w:val="yellow"/>
            <w:rPrChange w:id="5" w:author="Jerry Chien" w:date="2018-11-27T23:24:00Z">
              <w:rPr>
                <w:rFonts w:asciiTheme="minorEastAsia" w:hAnsiTheme="minorEastAsia"/>
                <w:szCs w:val="24"/>
              </w:rPr>
            </w:rPrChange>
          </w:rPr>
          <w:t>(凱勛)</w:t>
        </w:r>
      </w:ins>
    </w:p>
    <w:p w14:paraId="383CDBDB" w14:textId="6F0891BB" w:rsidR="00B00983" w:rsidRPr="00180E41" w:rsidRDefault="00E47A2F" w:rsidP="0009512C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至少</w:t>
      </w:r>
      <w:r w:rsidR="00D31D2F">
        <w:rPr>
          <w:rFonts w:asciiTheme="minorEastAsia" w:hAnsiTheme="minorEastAsia" w:hint="eastAsia"/>
          <w:szCs w:val="24"/>
        </w:rPr>
        <w:t>四</w:t>
      </w:r>
      <w:r>
        <w:rPr>
          <w:rFonts w:asciiTheme="minorEastAsia" w:hAnsiTheme="minorEastAsia" w:hint="eastAsia"/>
          <w:szCs w:val="24"/>
        </w:rPr>
        <w:t>位會員</w:t>
      </w:r>
      <w:r w:rsidR="00EB333F" w:rsidRPr="00180E41">
        <w:rPr>
          <w:rFonts w:asciiTheme="minorEastAsia" w:hAnsiTheme="minorEastAsia" w:hint="eastAsia"/>
          <w:szCs w:val="24"/>
        </w:rPr>
        <w:t>單筆</w:t>
      </w:r>
      <w:r>
        <w:rPr>
          <w:rFonts w:asciiTheme="minorEastAsia" w:hAnsiTheme="minorEastAsia" w:hint="eastAsia"/>
          <w:szCs w:val="24"/>
        </w:rPr>
        <w:t>購買記錄有買</w:t>
      </w:r>
      <w:r w:rsidR="00D31D2F">
        <w:rPr>
          <w:rFonts w:asciiTheme="minorEastAsia" w:hAnsiTheme="minorEastAsia" w:hint="eastAsia"/>
          <w:szCs w:val="24"/>
        </w:rPr>
        <w:t>三</w:t>
      </w:r>
      <w:r>
        <w:rPr>
          <w:rFonts w:asciiTheme="minorEastAsia" w:hAnsiTheme="minorEastAsia" w:hint="eastAsia"/>
          <w:szCs w:val="24"/>
        </w:rPr>
        <w:t>項以上的產品</w:t>
      </w:r>
      <w:r w:rsidR="00B00983" w:rsidRPr="00180E41">
        <w:rPr>
          <w:rFonts w:asciiTheme="minorEastAsia" w:hAnsiTheme="minorEastAsia" w:hint="eastAsia"/>
          <w:szCs w:val="24"/>
        </w:rPr>
        <w:t>。</w:t>
      </w:r>
      <w:ins w:id="6" w:author="Jerry Chien" w:date="2018-11-27T23:31:00Z">
        <w:r w:rsidR="00950739">
          <w:rPr>
            <w:rFonts w:asciiTheme="minorEastAsia" w:hAnsiTheme="minorEastAsia" w:hint="eastAsia"/>
            <w:szCs w:val="24"/>
          </w:rPr>
          <w:t xml:space="preserve">  </w:t>
        </w:r>
        <w:r w:rsidR="00950739" w:rsidRPr="003459EF">
          <w:rPr>
            <w:rFonts w:asciiTheme="minorEastAsia" w:hAnsiTheme="minorEastAsia" w:hint="eastAsia"/>
            <w:szCs w:val="24"/>
            <w:highlight w:val="yellow"/>
          </w:rPr>
          <w:t>(凱勛)</w:t>
        </w:r>
      </w:ins>
    </w:p>
    <w:p w14:paraId="11CB3A2D" w14:textId="3D11D527" w:rsidR="00B00983" w:rsidRPr="00180E41" w:rsidRDefault="00B00983" w:rsidP="0009512C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Cs w:val="24"/>
        </w:rPr>
      </w:pPr>
      <w:r w:rsidRPr="00180E41">
        <w:rPr>
          <w:rFonts w:asciiTheme="minorEastAsia" w:hAnsiTheme="minorEastAsia" w:hint="eastAsia"/>
          <w:szCs w:val="24"/>
        </w:rPr>
        <w:t>針對此5張資料表，在上述3種指令中(Update、Delete、Insert)其中2種需使用1次以上，應用方式請各組自行發揮。</w:t>
      </w:r>
      <w:ins w:id="7" w:author="Jerry Chien" w:date="2018-11-27T23:31:00Z">
        <w:r w:rsidR="00950739">
          <w:rPr>
            <w:rFonts w:asciiTheme="minorEastAsia" w:hAnsiTheme="minorEastAsia" w:hint="eastAsia"/>
            <w:szCs w:val="24"/>
          </w:rPr>
          <w:t xml:space="preserve">  </w:t>
        </w:r>
        <w:r w:rsidR="00950739" w:rsidRPr="003459EF">
          <w:rPr>
            <w:rFonts w:asciiTheme="minorEastAsia" w:hAnsiTheme="minorEastAsia" w:hint="eastAsia"/>
            <w:szCs w:val="24"/>
            <w:highlight w:val="yellow"/>
          </w:rPr>
          <w:t>(凱勛)</w:t>
        </w:r>
      </w:ins>
    </w:p>
    <w:p w14:paraId="3C839894" w14:textId="77777777" w:rsidR="00F2319A" w:rsidRPr="00F2319A" w:rsidRDefault="00F2319A" w:rsidP="00F2319A">
      <w:pPr>
        <w:rPr>
          <w:rFonts w:asciiTheme="minorEastAsia" w:hAnsiTheme="minorEastAsia"/>
        </w:rPr>
      </w:pPr>
    </w:p>
    <w:p w14:paraId="1F814381" w14:textId="77777777" w:rsidR="006F528C" w:rsidRDefault="00C732FE" w:rsidP="006F528C">
      <w:pPr>
        <w:pStyle w:val="a5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請依照下列指定的情況，</w:t>
      </w:r>
      <w:r w:rsidR="00BA7EC9">
        <w:rPr>
          <w:rFonts w:hint="eastAsia"/>
        </w:rPr>
        <w:t>利用</w:t>
      </w:r>
      <w:r w:rsidR="00BA7EC9">
        <w:rPr>
          <w:rFonts w:hint="eastAsia"/>
        </w:rPr>
        <w:t>SQL</w:t>
      </w:r>
      <w:r w:rsidR="00BA7EC9">
        <w:rPr>
          <w:rFonts w:hint="eastAsia"/>
        </w:rPr>
        <w:t>指令完成要求：</w:t>
      </w:r>
    </w:p>
    <w:p w14:paraId="3D076842" w14:textId="7CECF240" w:rsidR="00766A07" w:rsidRDefault="00BA7EC9" w:rsidP="00BA7EC9">
      <w:pPr>
        <w:pStyle w:val="a5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針對某一個</w:t>
      </w:r>
      <w:r w:rsidR="001A4892">
        <w:rPr>
          <w:rFonts w:hint="eastAsia"/>
        </w:rPr>
        <w:t>出版社</w:t>
      </w:r>
      <w:r>
        <w:rPr>
          <w:rFonts w:hint="eastAsia"/>
        </w:rPr>
        <w:t>，列出該</w:t>
      </w:r>
      <w:r w:rsidR="001A4892">
        <w:rPr>
          <w:rFonts w:hint="eastAsia"/>
        </w:rPr>
        <w:t>出版社</w:t>
      </w:r>
      <w:r>
        <w:rPr>
          <w:rFonts w:hint="eastAsia"/>
        </w:rPr>
        <w:t>的</w:t>
      </w:r>
      <w:r w:rsidR="001A4892">
        <w:rPr>
          <w:rFonts w:hint="eastAsia"/>
        </w:rPr>
        <w:t>書籍</w:t>
      </w:r>
      <w:r w:rsidR="00E47A2F">
        <w:rPr>
          <w:rFonts w:hint="eastAsia"/>
        </w:rPr>
        <w:t>總被購買</w:t>
      </w:r>
      <w:r w:rsidR="00F30F4C">
        <w:rPr>
          <w:rFonts w:hint="eastAsia"/>
        </w:rPr>
        <w:t>數量</w:t>
      </w:r>
    </w:p>
    <w:p w14:paraId="60376EE3" w14:textId="4712E37B" w:rsidR="00A8149D" w:rsidRDefault="00667BE8" w:rsidP="002930D4">
      <w:pPr>
        <w:tabs>
          <w:tab w:val="center" w:pos="4873"/>
          <w:tab w:val="left" w:pos="8008"/>
        </w:tabs>
        <w:snapToGrid w:val="0"/>
        <w:spacing w:line="360" w:lineRule="auto"/>
      </w:pPr>
      <w:r>
        <w:tab/>
      </w:r>
      <w:r>
        <w:rPr>
          <w:noProof/>
        </w:rPr>
        <w:drawing>
          <wp:inline distT="0" distB="0" distL="0" distR="0" wp14:anchorId="565C0648" wp14:editId="2F142504">
            <wp:extent cx="2184400" cy="66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18 at 4.28.4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708D" w14:textId="2A3013F5" w:rsidR="00144909" w:rsidRDefault="00E47A2F">
      <w:pPr>
        <w:pStyle w:val="a5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針對某一個</w:t>
      </w:r>
      <w:r w:rsidR="001A4892">
        <w:rPr>
          <w:rFonts w:hint="eastAsia"/>
        </w:rPr>
        <w:t>出版社</w:t>
      </w:r>
      <w:r>
        <w:rPr>
          <w:rFonts w:hint="eastAsia"/>
        </w:rPr>
        <w:t>，列出該</w:t>
      </w:r>
      <w:r w:rsidR="001A4892">
        <w:rPr>
          <w:rFonts w:hint="eastAsia"/>
        </w:rPr>
        <w:t>出版社</w:t>
      </w:r>
      <w:r>
        <w:rPr>
          <w:rFonts w:hint="eastAsia"/>
        </w:rPr>
        <w:t>名稱所有</w:t>
      </w:r>
      <w:r w:rsidR="001A4892">
        <w:rPr>
          <w:rFonts w:hint="eastAsia"/>
        </w:rPr>
        <w:t>書籍</w:t>
      </w:r>
      <w:r>
        <w:rPr>
          <w:rFonts w:hint="eastAsia"/>
        </w:rPr>
        <w:t>，並只顯示被購買</w:t>
      </w:r>
      <w:r w:rsidR="00F30F4C">
        <w:rPr>
          <w:rFonts w:hint="eastAsia"/>
        </w:rPr>
        <w:t>數量</w:t>
      </w:r>
      <w:r w:rsidR="0003369E">
        <w:rPr>
          <w:rFonts w:hint="eastAsia"/>
        </w:rPr>
        <w:t>大於</w:t>
      </w:r>
      <w:r w:rsidR="001A4892">
        <w:t>2</w:t>
      </w:r>
      <w:r>
        <w:rPr>
          <w:rFonts w:hint="eastAsia"/>
        </w:rPr>
        <w:t>的</w:t>
      </w:r>
      <w:r w:rsidR="001A4892">
        <w:rPr>
          <w:rFonts w:hint="eastAsia"/>
        </w:rPr>
        <w:t>書籍</w:t>
      </w:r>
      <w:r w:rsidR="0003369E">
        <w:rPr>
          <w:rFonts w:hint="eastAsia"/>
        </w:rPr>
        <w:t>。</w:t>
      </w:r>
      <w:r w:rsidR="00A717D9">
        <w:rPr>
          <w:rFonts w:hint="eastAsia"/>
        </w:rPr>
        <w:t>最後以被購買</w:t>
      </w:r>
      <w:r w:rsidR="00F30F4C">
        <w:rPr>
          <w:rFonts w:hint="eastAsia"/>
        </w:rPr>
        <w:t>數量</w:t>
      </w:r>
      <w:r w:rsidR="00A717D9">
        <w:rPr>
          <w:rFonts w:hint="eastAsia"/>
        </w:rPr>
        <w:t>由小到大排序。</w:t>
      </w:r>
      <w:r w:rsidR="0003369E">
        <w:rPr>
          <w:rFonts w:hint="eastAsia"/>
        </w:rPr>
        <w:t>。</w:t>
      </w:r>
    </w:p>
    <w:p w14:paraId="7AFC586D" w14:textId="482F2A14" w:rsidR="00A8149D" w:rsidRDefault="00667BE8" w:rsidP="00A43C8D">
      <w:pPr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1C04E56A" wp14:editId="2D366537">
            <wp:extent cx="4089400" cy="92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18 at 4.29.4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42A3" w14:textId="233D8EDD" w:rsidR="00245FEC" w:rsidRDefault="00245FEC" w:rsidP="00BA7EC9">
      <w:pPr>
        <w:pStyle w:val="a5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針對某一個</w:t>
      </w:r>
      <w:r w:rsidR="00106055">
        <w:rPr>
          <w:rFonts w:hint="eastAsia"/>
        </w:rPr>
        <w:t>出版社</w:t>
      </w:r>
      <w:r>
        <w:rPr>
          <w:rFonts w:hint="eastAsia"/>
        </w:rPr>
        <w:t>，列出該</w:t>
      </w:r>
      <w:r w:rsidR="00106055">
        <w:rPr>
          <w:rFonts w:hint="eastAsia"/>
        </w:rPr>
        <w:t>出版社</w:t>
      </w:r>
      <w:r w:rsidR="0010438F">
        <w:rPr>
          <w:rFonts w:hint="eastAsia"/>
        </w:rPr>
        <w:t>名稱，以及其</w:t>
      </w:r>
      <w:r w:rsidR="00D025FD">
        <w:rPr>
          <w:rFonts w:hint="eastAsia"/>
        </w:rPr>
        <w:t>所有</w:t>
      </w:r>
      <w:r w:rsidR="00E47A2F">
        <w:rPr>
          <w:rFonts w:hint="eastAsia"/>
        </w:rPr>
        <w:t>產品</w:t>
      </w:r>
      <w:r w:rsidR="0010438F">
        <w:rPr>
          <w:rFonts w:hint="eastAsia"/>
        </w:rPr>
        <w:t>之</w:t>
      </w:r>
      <w:r w:rsidR="00B51D09">
        <w:rPr>
          <w:rFonts w:hint="eastAsia"/>
        </w:rPr>
        <w:t>被</w:t>
      </w:r>
      <w:r w:rsidR="00E47A2F">
        <w:rPr>
          <w:rFonts w:hint="eastAsia"/>
        </w:rPr>
        <w:t>購買</w:t>
      </w:r>
      <w:r w:rsidR="00F30F4C">
        <w:rPr>
          <w:rFonts w:hint="eastAsia"/>
        </w:rPr>
        <w:t>數量</w:t>
      </w:r>
      <w:r w:rsidR="00D025FD">
        <w:rPr>
          <w:rFonts w:hint="eastAsia"/>
        </w:rPr>
        <w:t>的</w:t>
      </w:r>
      <w:r w:rsidR="00B51D09">
        <w:rPr>
          <w:rFonts w:hint="eastAsia"/>
        </w:rPr>
        <w:t>總</w:t>
      </w:r>
      <w:r w:rsidR="00D025FD">
        <w:rPr>
          <w:rFonts w:hint="eastAsia"/>
        </w:rPr>
        <w:t>平均</w:t>
      </w:r>
      <w:r w:rsidR="0010438F">
        <w:rPr>
          <w:rFonts w:hint="eastAsia"/>
        </w:rPr>
        <w:t>。</w:t>
      </w:r>
    </w:p>
    <w:p w14:paraId="52DE3690" w14:textId="61D413BA" w:rsidR="00186592" w:rsidRDefault="00667BE8" w:rsidP="00A43C8D">
      <w:pPr>
        <w:pStyle w:val="a5"/>
        <w:snapToGrid w:val="0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61E5D3AA" wp14:editId="22EB8B1B">
            <wp:extent cx="2794000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18 at 4.30.2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19DD" w14:textId="7E2F8C7B" w:rsidR="00033464" w:rsidRDefault="00DB7126" w:rsidP="00861C4B">
      <w:pPr>
        <w:pStyle w:val="a5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請列出所有</w:t>
      </w:r>
      <w:r w:rsidR="00E47A2F">
        <w:rPr>
          <w:rFonts w:hint="eastAsia"/>
        </w:rPr>
        <w:t>會員</w:t>
      </w:r>
      <w:r>
        <w:rPr>
          <w:rFonts w:hint="eastAsia"/>
        </w:rPr>
        <w:t>資訊以及他們的</w:t>
      </w:r>
      <w:r w:rsidR="00E47A2F">
        <w:rPr>
          <w:rFonts w:hint="eastAsia"/>
        </w:rPr>
        <w:t>總購買次數</w:t>
      </w:r>
      <w:r>
        <w:rPr>
          <w:rFonts w:hint="eastAsia"/>
        </w:rPr>
        <w:t>，並且依照</w:t>
      </w:r>
      <w:r w:rsidR="00E47A2F">
        <w:rPr>
          <w:rFonts w:hint="eastAsia"/>
        </w:rPr>
        <w:t>次數</w:t>
      </w:r>
      <w:r>
        <w:rPr>
          <w:rFonts w:hint="eastAsia"/>
        </w:rPr>
        <w:t>由高到低排序。</w:t>
      </w:r>
    </w:p>
    <w:p w14:paraId="7D4D0E2B" w14:textId="367E0BCE" w:rsidR="00A8149D" w:rsidRDefault="009B2015" w:rsidP="00A43C8D">
      <w:pPr>
        <w:pStyle w:val="a5"/>
        <w:snapToGrid w:val="0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1C97B49B" wp14:editId="0C4717C4">
            <wp:extent cx="6344285" cy="10170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1-04 at 10.06.0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198" cy="103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947D" w14:textId="77777777" w:rsidR="00BA7EC9" w:rsidRDefault="00BA7EC9" w:rsidP="006F528C">
      <w:pPr>
        <w:pStyle w:val="a5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請依照下列指定的情況，利用</w:t>
      </w:r>
      <w:r>
        <w:rPr>
          <w:rFonts w:hint="eastAsia"/>
        </w:rPr>
        <w:t>SQL</w:t>
      </w:r>
      <w:r>
        <w:rPr>
          <w:rFonts w:hint="eastAsia"/>
        </w:rPr>
        <w:t>指令</w:t>
      </w:r>
      <w:r w:rsidR="00DB7126">
        <w:rPr>
          <w:rFonts w:hint="eastAsia"/>
        </w:rPr>
        <w:t>完成要求</w:t>
      </w:r>
      <w:r>
        <w:rPr>
          <w:rFonts w:hint="eastAsia"/>
        </w:rPr>
        <w:t>：</w:t>
      </w:r>
    </w:p>
    <w:p w14:paraId="0CBE4579" w14:textId="13CA5C85" w:rsidR="00DB7126" w:rsidRDefault="00DB7126" w:rsidP="00DB7126">
      <w:pPr>
        <w:pStyle w:val="a5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請建立一視觀表</w:t>
      </w:r>
      <w:r>
        <w:rPr>
          <w:rFonts w:hint="eastAsia"/>
        </w:rPr>
        <w:t>(</w:t>
      </w:r>
      <w:r>
        <w:t>View</w:t>
      </w:r>
      <w:r>
        <w:rPr>
          <w:rFonts w:hint="eastAsia"/>
        </w:rPr>
        <w:t>)</w:t>
      </w:r>
      <w:r>
        <w:rPr>
          <w:rFonts w:hint="eastAsia"/>
        </w:rPr>
        <w:t>命名為「</w:t>
      </w:r>
      <w:r>
        <w:rPr>
          <w:rFonts w:hint="eastAsia"/>
        </w:rPr>
        <w:t>View_</w:t>
      </w:r>
      <w:r w:rsidR="00E47A2F">
        <w:rPr>
          <w:rFonts w:hint="eastAsia"/>
        </w:rPr>
        <w:t>O</w:t>
      </w:r>
      <w:r w:rsidR="00E47A2F">
        <w:t>r</w:t>
      </w:r>
      <w:r w:rsidR="00E47A2F">
        <w:rPr>
          <w:rFonts w:hint="eastAsia"/>
        </w:rPr>
        <w:t>der</w:t>
      </w:r>
      <w:r w:rsidR="00CF40B2">
        <w:rPr>
          <w:rFonts w:hint="eastAsia"/>
        </w:rPr>
        <w:t>_Count</w:t>
      </w:r>
      <w:r>
        <w:rPr>
          <w:rFonts w:hint="eastAsia"/>
        </w:rPr>
        <w:t>」</w:t>
      </w:r>
      <w:r w:rsidR="00AA7E7B">
        <w:rPr>
          <w:rFonts w:hint="eastAsia"/>
        </w:rPr>
        <w:t>，顯示各</w:t>
      </w:r>
      <w:r w:rsidR="00E8502B">
        <w:rPr>
          <w:rFonts w:hint="eastAsia"/>
        </w:rPr>
        <w:t>出版社</w:t>
      </w:r>
      <w:r w:rsidR="00AA7E7B">
        <w:rPr>
          <w:rFonts w:hint="eastAsia"/>
        </w:rPr>
        <w:t>、其所有</w:t>
      </w:r>
      <w:r w:rsidR="00E8502B">
        <w:rPr>
          <w:rFonts w:hint="eastAsia"/>
        </w:rPr>
        <w:t>書籍</w:t>
      </w:r>
      <w:r w:rsidR="00AA7E7B">
        <w:rPr>
          <w:rFonts w:hint="eastAsia"/>
        </w:rPr>
        <w:t>名稱和各</w:t>
      </w:r>
      <w:r w:rsidR="009B2015">
        <w:rPr>
          <w:rFonts w:hint="eastAsia"/>
        </w:rPr>
        <w:t>書籍</w:t>
      </w:r>
      <w:r w:rsidR="00DD219F">
        <w:rPr>
          <w:rFonts w:hint="eastAsia"/>
        </w:rPr>
        <w:t>被</w:t>
      </w:r>
      <w:r w:rsidR="00E47A2F">
        <w:rPr>
          <w:rFonts w:hint="eastAsia"/>
        </w:rPr>
        <w:t>購買</w:t>
      </w:r>
      <w:r w:rsidR="00F30F4C">
        <w:rPr>
          <w:rFonts w:hint="eastAsia"/>
        </w:rPr>
        <w:t>數量</w:t>
      </w:r>
      <w:r w:rsidR="00E237F7">
        <w:rPr>
          <w:rFonts w:hint="eastAsia"/>
        </w:rPr>
        <w:t>以及書籍的銷售總額</w:t>
      </w:r>
      <w:r w:rsidR="00AA7E7B">
        <w:rPr>
          <w:rFonts w:hint="eastAsia"/>
        </w:rPr>
        <w:t>。</w:t>
      </w:r>
    </w:p>
    <w:p w14:paraId="7A7BE010" w14:textId="554C16DC" w:rsidR="0034163E" w:rsidRDefault="001B5D79" w:rsidP="00A43C8D">
      <w:pPr>
        <w:pStyle w:val="a5"/>
        <w:snapToGrid w:val="0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578FD564" wp14:editId="064ADAF4">
            <wp:extent cx="6188710" cy="127829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18 at 4.31.1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655" cy="12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67A" w14:textId="1D142E59" w:rsidR="001B5D79" w:rsidRDefault="001B5D79" w:rsidP="00A43C8D">
      <w:pPr>
        <w:pStyle w:val="a5"/>
        <w:snapToGrid w:val="0"/>
        <w:spacing w:line="360" w:lineRule="auto"/>
        <w:ind w:leftChars="0" w:left="0"/>
        <w:jc w:val="center"/>
      </w:pPr>
    </w:p>
    <w:p w14:paraId="2A42CF05" w14:textId="77777777" w:rsidR="001B5D79" w:rsidRDefault="001B5D79" w:rsidP="00A43C8D">
      <w:pPr>
        <w:pStyle w:val="a5"/>
        <w:snapToGrid w:val="0"/>
        <w:spacing w:line="360" w:lineRule="auto"/>
        <w:ind w:leftChars="0" w:left="0"/>
        <w:jc w:val="center"/>
      </w:pPr>
    </w:p>
    <w:p w14:paraId="7D4FACFC" w14:textId="0637E9AE" w:rsidR="00AA7E7B" w:rsidRDefault="00AA7E7B" w:rsidP="003B1D87">
      <w:pPr>
        <w:pStyle w:val="a5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lastRenderedPageBreak/>
        <w:t>將</w:t>
      </w:r>
      <w:r w:rsidR="00366D8C">
        <w:rPr>
          <w:rFonts w:hint="eastAsia"/>
        </w:rPr>
        <w:t>書籍</w:t>
      </w:r>
      <w:r w:rsidR="00CF40B2">
        <w:t>”</w:t>
      </w:r>
      <w:r w:rsidR="003B1D87" w:rsidRPr="003B1D87">
        <w:t xml:space="preserve"> </w:t>
      </w:r>
      <w:r w:rsidR="00366D8C" w:rsidRPr="00366D8C">
        <w:t>Programming iOS 12</w:t>
      </w:r>
      <w:r w:rsidR="00746C0C">
        <w:t>”</w:t>
      </w:r>
      <w:r w:rsidR="00CF40B2">
        <w:rPr>
          <w:rFonts w:hint="eastAsia"/>
        </w:rPr>
        <w:t>之</w:t>
      </w:r>
      <w:r w:rsidR="00E47A2F">
        <w:rPr>
          <w:rFonts w:hint="eastAsia"/>
        </w:rPr>
        <w:t>品</w:t>
      </w:r>
      <w:r w:rsidR="00CF40B2">
        <w:rPr>
          <w:rFonts w:hint="eastAsia"/>
        </w:rPr>
        <w:t>名改為</w:t>
      </w:r>
      <w:r w:rsidR="00CF40B2">
        <w:t>”</w:t>
      </w:r>
      <w:r w:rsidR="003B1D87" w:rsidRPr="003B1D87">
        <w:t xml:space="preserve"> </w:t>
      </w:r>
      <w:r w:rsidR="00366D8C" w:rsidRPr="00366D8C">
        <w:t xml:space="preserve">Programming iOS </w:t>
      </w:r>
      <w:r w:rsidR="003B1D87">
        <w:t>1</w:t>
      </w:r>
      <w:r w:rsidR="00366D8C">
        <w:t>3</w:t>
      </w:r>
      <w:r w:rsidR="00CF40B2">
        <w:t>”</w:t>
      </w:r>
      <w:r>
        <w:rPr>
          <w:rFonts w:hint="eastAsia"/>
        </w:rPr>
        <w:t>，並針對視觀表</w:t>
      </w:r>
      <w:r w:rsidR="00CF40B2">
        <w:rPr>
          <w:rFonts w:hint="eastAsia"/>
        </w:rPr>
        <w:t>View_</w:t>
      </w:r>
      <w:r w:rsidR="00E47A2F">
        <w:t>Or</w:t>
      </w:r>
      <w:r w:rsidR="00E47A2F">
        <w:rPr>
          <w:rFonts w:hint="eastAsia"/>
        </w:rPr>
        <w:t>der</w:t>
      </w:r>
      <w:r w:rsidR="00CF40B2">
        <w:rPr>
          <w:rFonts w:hint="eastAsia"/>
        </w:rPr>
        <w:t>_Count</w:t>
      </w:r>
      <w:r>
        <w:rPr>
          <w:rFonts w:hint="eastAsia"/>
        </w:rPr>
        <w:t>查詢</w:t>
      </w:r>
      <w:r w:rsidR="007454F3" w:rsidRPr="007454F3">
        <w:t>OREILLY</w:t>
      </w:r>
      <w:r w:rsidR="00474C3D">
        <w:rPr>
          <w:rFonts w:hint="eastAsia"/>
        </w:rPr>
        <w:t>出版社</w:t>
      </w:r>
      <w:r w:rsidR="00E47A2F">
        <w:rPr>
          <w:rFonts w:hint="eastAsia"/>
        </w:rPr>
        <w:t>之所有</w:t>
      </w:r>
      <w:r w:rsidR="00474C3D">
        <w:rPr>
          <w:rFonts w:hint="eastAsia"/>
        </w:rPr>
        <w:t>書籍</w:t>
      </w:r>
      <w:r>
        <w:rPr>
          <w:rFonts w:hint="eastAsia"/>
        </w:rPr>
        <w:t>。</w:t>
      </w:r>
    </w:p>
    <w:p w14:paraId="74AC4464" w14:textId="32CB0577" w:rsidR="00CF40B2" w:rsidRPr="00CF40B2" w:rsidRDefault="001B5D79" w:rsidP="00A43C8D">
      <w:pPr>
        <w:pStyle w:val="a5"/>
        <w:snapToGrid w:val="0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 wp14:anchorId="4B1FFB69" wp14:editId="389E0B89">
            <wp:extent cx="4864100" cy="111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18 at 4.32.0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95F8" w14:textId="24A5A988" w:rsidR="006F10F4" w:rsidRDefault="00AA7E7B" w:rsidP="00546DB2">
      <w:pPr>
        <w:pStyle w:val="a5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針對視觀表</w:t>
      </w:r>
      <w:r w:rsidR="00CF40B2">
        <w:rPr>
          <w:rFonts w:hint="eastAsia"/>
        </w:rPr>
        <w:t>View_</w:t>
      </w:r>
      <w:r w:rsidR="00E47A2F">
        <w:rPr>
          <w:rFonts w:hint="eastAsia"/>
        </w:rPr>
        <w:t>Order</w:t>
      </w:r>
      <w:r w:rsidR="00CF40B2">
        <w:rPr>
          <w:rFonts w:hint="eastAsia"/>
        </w:rPr>
        <w:t>_Count</w:t>
      </w:r>
      <w:r w:rsidR="000A391A">
        <w:rPr>
          <w:rFonts w:hint="eastAsia"/>
        </w:rPr>
        <w:t>，</w:t>
      </w:r>
      <w:r w:rsidR="00E47A2F">
        <w:rPr>
          <w:rFonts w:hint="eastAsia"/>
        </w:rPr>
        <w:t>查詢哪些</w:t>
      </w:r>
      <w:r w:rsidR="00366D8C">
        <w:rPr>
          <w:rFonts w:hint="eastAsia"/>
        </w:rPr>
        <w:t>出版社</w:t>
      </w:r>
      <w:r w:rsidR="00E47A2F">
        <w:rPr>
          <w:rFonts w:hint="eastAsia"/>
        </w:rPr>
        <w:t>的</w:t>
      </w:r>
      <w:r w:rsidR="0048592F">
        <w:rPr>
          <w:rFonts w:hint="eastAsia"/>
        </w:rPr>
        <w:t>銷售金額</w:t>
      </w:r>
      <w:r w:rsidR="006B450A">
        <w:rPr>
          <w:rFonts w:hint="eastAsia"/>
        </w:rPr>
        <w:t>加總後，</w:t>
      </w:r>
      <w:r w:rsidR="000011C3">
        <w:rPr>
          <w:rFonts w:hint="eastAsia"/>
        </w:rPr>
        <w:t>低於</w:t>
      </w:r>
      <w:r w:rsidR="0048592F">
        <w:rPr>
          <w:rFonts w:hint="eastAsia"/>
        </w:rPr>
        <w:t>$</w:t>
      </w:r>
      <w:r w:rsidR="0048592F">
        <w:t>5000</w:t>
      </w:r>
      <w:r w:rsidR="00D01BA6">
        <w:rPr>
          <w:rFonts w:hint="eastAsia"/>
        </w:rPr>
        <w:t>，並顯示</w:t>
      </w:r>
      <w:r w:rsidR="00D9038D">
        <w:rPr>
          <w:rFonts w:hint="eastAsia"/>
        </w:rPr>
        <w:t>出版社</w:t>
      </w:r>
      <w:r w:rsidR="00D01BA6">
        <w:rPr>
          <w:rFonts w:hint="eastAsia"/>
        </w:rPr>
        <w:t>名稱及總被購買</w:t>
      </w:r>
      <w:r w:rsidR="006B450A">
        <w:rPr>
          <w:rFonts w:hint="eastAsia"/>
        </w:rPr>
        <w:t>次數</w:t>
      </w:r>
      <w:r w:rsidR="0048592F">
        <w:rPr>
          <w:rFonts w:hint="eastAsia"/>
        </w:rPr>
        <w:t>及總金額</w:t>
      </w:r>
    </w:p>
    <w:p w14:paraId="526F2E16" w14:textId="5EB9043D" w:rsidR="006F10F4" w:rsidRDefault="001B5D79" w:rsidP="00A43C8D">
      <w:pPr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5DA4DCD7" wp14:editId="10820A15">
            <wp:extent cx="3403600" cy="85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18 at 4.32.4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30AE" w14:textId="1B74570E" w:rsidR="006B450A" w:rsidRDefault="006B450A" w:rsidP="00A43C8D">
      <w:pPr>
        <w:pStyle w:val="a5"/>
        <w:snapToGrid w:val="0"/>
        <w:spacing w:line="360" w:lineRule="auto"/>
        <w:ind w:leftChars="0" w:left="1440"/>
      </w:pPr>
    </w:p>
    <w:p w14:paraId="13217D6C" w14:textId="77777777" w:rsidR="00531EA0" w:rsidRPr="007A1BFE" w:rsidRDefault="00531EA0" w:rsidP="007A1BFE">
      <w:pPr>
        <w:pStyle w:val="a5"/>
        <w:numPr>
          <w:ilvl w:val="0"/>
          <w:numId w:val="1"/>
        </w:numPr>
        <w:snapToGrid w:val="0"/>
        <w:spacing w:line="360" w:lineRule="auto"/>
        <w:ind w:leftChars="0" w:left="482" w:hanging="482"/>
        <w:rPr>
          <w:sz w:val="32"/>
        </w:rPr>
      </w:pPr>
      <w:r w:rsidRPr="007A1BFE">
        <w:rPr>
          <w:rFonts w:hint="eastAsia"/>
          <w:sz w:val="32"/>
        </w:rPr>
        <w:t>作業規定</w:t>
      </w:r>
    </w:p>
    <w:p w14:paraId="06D5559B" w14:textId="77777777" w:rsidR="00531EA0" w:rsidRDefault="002D796C" w:rsidP="002D796C">
      <w:pPr>
        <w:pStyle w:val="a5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作業型態：</w:t>
      </w:r>
      <w:r w:rsidR="00531EA0">
        <w:rPr>
          <w:rFonts w:hint="eastAsia"/>
        </w:rPr>
        <w:t>小組作業，請延續作業一的分組</w:t>
      </w:r>
    </w:p>
    <w:p w14:paraId="4141C5B8" w14:textId="77777777" w:rsidR="002D796C" w:rsidRDefault="002D796C" w:rsidP="002D796C">
      <w:pPr>
        <w:pStyle w:val="a5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繳交方式：由組長代表上傳至</w:t>
      </w:r>
      <w:r>
        <w:rPr>
          <w:rFonts w:hint="eastAsia"/>
        </w:rPr>
        <w:t>e-Learning</w:t>
      </w:r>
      <w:r>
        <w:rPr>
          <w:rFonts w:hint="eastAsia"/>
        </w:rPr>
        <w:t>網路學園</w:t>
      </w:r>
    </w:p>
    <w:p w14:paraId="704D4972" w14:textId="7A058AC7" w:rsidR="005236EC" w:rsidRDefault="00531EA0" w:rsidP="002D796C">
      <w:pPr>
        <w:pStyle w:val="a5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繳交期限：</w:t>
      </w:r>
      <w:r w:rsidR="00D01BA6">
        <w:rPr>
          <w:rFonts w:hint="eastAsia"/>
        </w:rPr>
        <w:t>10</w:t>
      </w:r>
      <w:r w:rsidR="006153B8">
        <w:t>7</w:t>
      </w:r>
      <w:r w:rsidR="00D01BA6">
        <w:rPr>
          <w:rFonts w:hint="eastAsia"/>
        </w:rPr>
        <w:t>/12/0</w:t>
      </w:r>
      <w:r w:rsidR="001A154F">
        <w:t>3</w:t>
      </w: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</w:p>
    <w:p w14:paraId="29BEC373" w14:textId="64827EA0" w:rsidR="005236EC" w:rsidRDefault="002D796C" w:rsidP="005236EC">
      <w:pPr>
        <w:pStyle w:val="a5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對於檔案匯入、</w:t>
      </w:r>
      <w:r>
        <w:rPr>
          <w:rFonts w:hint="eastAsia"/>
        </w:rPr>
        <w:t>SQL</w:t>
      </w:r>
      <w:r>
        <w:rPr>
          <w:rFonts w:hint="eastAsia"/>
        </w:rPr>
        <w:t>語法或作業規定有問題者，</w:t>
      </w:r>
      <w:r w:rsidR="000C06FB">
        <w:rPr>
          <w:rFonts w:hint="eastAsia"/>
        </w:rPr>
        <w:t>可向吳俊逸助教諮詢：</w:t>
      </w:r>
      <w:hyperlink r:id="rId19" w:history="1">
        <w:r w:rsidR="000C06FB" w:rsidRPr="00B309FF">
          <w:rPr>
            <w:rStyle w:val="a6"/>
          </w:rPr>
          <w:t>m10623017@gemail.yuntech.edu.tw</w:t>
        </w:r>
      </w:hyperlink>
    </w:p>
    <w:p w14:paraId="3A661A23" w14:textId="7D409B76" w:rsidR="005236EC" w:rsidRDefault="002D796C" w:rsidP="005236EC">
      <w:pPr>
        <w:pStyle w:val="a5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嚴禁抄襲。發現抄襲者，無論抄襲或被抄襲，視情節</w:t>
      </w:r>
      <w:r w:rsidR="00FE4751">
        <w:rPr>
          <w:rFonts w:hint="eastAsia"/>
        </w:rPr>
        <w:t>輕重</w:t>
      </w:r>
      <w:r>
        <w:rPr>
          <w:rFonts w:hint="eastAsia"/>
        </w:rPr>
        <w:t>扣分或以</w:t>
      </w:r>
      <w:r w:rsidR="00FE4751">
        <w:rPr>
          <w:rFonts w:hint="eastAsia"/>
        </w:rPr>
        <w:t>零分計算</w:t>
      </w:r>
      <w:r>
        <w:rPr>
          <w:rFonts w:hint="eastAsia"/>
        </w:rPr>
        <w:t>。</w:t>
      </w:r>
    </w:p>
    <w:p w14:paraId="54DB3425" w14:textId="77777777" w:rsidR="00531EA0" w:rsidRDefault="002D796C" w:rsidP="005236EC">
      <w:pPr>
        <w:pStyle w:val="a5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遲交一天扣</w:t>
      </w:r>
      <w:r>
        <w:rPr>
          <w:rFonts w:hint="eastAsia"/>
        </w:rPr>
        <w:t>10</w:t>
      </w:r>
      <w:r>
        <w:rPr>
          <w:rFonts w:hint="eastAsia"/>
        </w:rPr>
        <w:t>分。</w:t>
      </w:r>
    </w:p>
    <w:p w14:paraId="786C6167" w14:textId="2AEE4331" w:rsidR="000F6AB7" w:rsidRDefault="000F6AB7">
      <w:pPr>
        <w:widowControl/>
      </w:pPr>
      <w:r>
        <w:br w:type="page"/>
      </w:r>
    </w:p>
    <w:p w14:paraId="11948665" w14:textId="77777777" w:rsidR="00066E8F" w:rsidRDefault="00066E8F" w:rsidP="00066E8F">
      <w:pPr>
        <w:snapToGrid w:val="0"/>
        <w:spacing w:line="360" w:lineRule="auto"/>
      </w:pPr>
    </w:p>
    <w:p w14:paraId="70E1B72F" w14:textId="77777777" w:rsidR="002D796C" w:rsidRPr="007A1BFE" w:rsidRDefault="002D796C" w:rsidP="007A1BFE">
      <w:pPr>
        <w:pStyle w:val="a5"/>
        <w:numPr>
          <w:ilvl w:val="0"/>
          <w:numId w:val="1"/>
        </w:numPr>
        <w:snapToGrid w:val="0"/>
        <w:spacing w:line="360" w:lineRule="auto"/>
        <w:ind w:leftChars="0" w:left="482" w:hanging="482"/>
        <w:rPr>
          <w:sz w:val="32"/>
        </w:rPr>
      </w:pPr>
      <w:r w:rsidRPr="007A1BFE">
        <w:rPr>
          <w:rFonts w:hint="eastAsia"/>
          <w:sz w:val="32"/>
        </w:rPr>
        <w:t>繳</w:t>
      </w:r>
      <w:r w:rsidR="00880DA3">
        <w:rPr>
          <w:rFonts w:hint="eastAsia"/>
          <w:sz w:val="32"/>
        </w:rPr>
        <w:t>交</w:t>
      </w:r>
      <w:r w:rsidRPr="007A1BFE">
        <w:rPr>
          <w:rFonts w:hint="eastAsia"/>
          <w:sz w:val="32"/>
        </w:rPr>
        <w:t>內容</w:t>
      </w:r>
    </w:p>
    <w:p w14:paraId="1E3D6F33" w14:textId="77777777" w:rsidR="002D796C" w:rsidRDefault="002D796C" w:rsidP="002D796C">
      <w:pPr>
        <w:pStyle w:val="a5"/>
        <w:numPr>
          <w:ilvl w:val="1"/>
          <w:numId w:val="1"/>
        </w:numPr>
        <w:snapToGrid w:val="0"/>
        <w:ind w:leftChars="0" w:left="964" w:hanging="482"/>
      </w:pPr>
      <w:r>
        <w:rPr>
          <w:rFonts w:hint="eastAsia"/>
        </w:rPr>
        <w:t>資料庫</w:t>
      </w:r>
      <w:r>
        <w:rPr>
          <w:rFonts w:hint="eastAsia"/>
        </w:rPr>
        <w:t>SQL</w:t>
      </w:r>
      <w:r>
        <w:rPr>
          <w:rFonts w:hint="eastAsia"/>
        </w:rPr>
        <w:t>檔</w:t>
      </w:r>
    </w:p>
    <w:p w14:paraId="35DFCB60" w14:textId="77777777" w:rsidR="002D796C" w:rsidRDefault="002D796C" w:rsidP="002D796C">
      <w:pPr>
        <w:pStyle w:val="a5"/>
        <w:numPr>
          <w:ilvl w:val="0"/>
          <w:numId w:val="4"/>
        </w:numPr>
        <w:snapToGrid w:val="0"/>
        <w:ind w:leftChars="0"/>
      </w:pPr>
      <w:r>
        <w:rPr>
          <w:rFonts w:hint="eastAsia"/>
        </w:rPr>
        <w:t>將已建立的資料庫</w:t>
      </w:r>
      <w:r w:rsidRPr="004F2A13">
        <w:rPr>
          <w:rFonts w:hint="eastAsia"/>
        </w:rPr>
        <w:t>以</w:t>
      </w:r>
      <w:r>
        <w:rPr>
          <w:rFonts w:hint="eastAsia"/>
        </w:rPr>
        <w:t>「</w:t>
      </w:r>
      <w:r w:rsidRPr="004F2A13">
        <w:rPr>
          <w:rFonts w:hint="eastAsia"/>
        </w:rPr>
        <w:t>.sql</w:t>
      </w:r>
      <w:r>
        <w:rPr>
          <w:rFonts w:hint="eastAsia"/>
        </w:rPr>
        <w:t>」</w:t>
      </w:r>
      <w:r w:rsidRPr="004F2A13">
        <w:rPr>
          <w:rFonts w:hint="eastAsia"/>
        </w:rPr>
        <w:t>的檔案格式匯出</w:t>
      </w:r>
    </w:p>
    <w:p w14:paraId="6589DF2A" w14:textId="77777777" w:rsidR="002D796C" w:rsidRDefault="002D796C" w:rsidP="002D796C">
      <w:pPr>
        <w:pStyle w:val="a5"/>
        <w:numPr>
          <w:ilvl w:val="0"/>
          <w:numId w:val="4"/>
        </w:numPr>
        <w:snapToGrid w:val="0"/>
        <w:ind w:leftChars="0"/>
      </w:pPr>
      <w:r w:rsidRPr="004F2A13">
        <w:rPr>
          <w:rFonts w:hint="eastAsia"/>
        </w:rPr>
        <w:t>命名</w:t>
      </w:r>
      <w:r>
        <w:rPr>
          <w:rFonts w:hint="eastAsia"/>
        </w:rPr>
        <w:t>規則</w:t>
      </w:r>
      <w:r w:rsidRPr="004F2A13">
        <w:rPr>
          <w:rFonts w:hint="eastAsia"/>
        </w:rPr>
        <w:t>：組長學號</w:t>
      </w:r>
      <w:r w:rsidRPr="004F2A13">
        <w:rPr>
          <w:rFonts w:hint="eastAsia"/>
        </w:rPr>
        <w:t>Hw</w:t>
      </w:r>
      <w:r>
        <w:rPr>
          <w:rFonts w:hint="eastAsia"/>
        </w:rPr>
        <w:t>2</w:t>
      </w:r>
      <w:r w:rsidRPr="004F2A13">
        <w:rPr>
          <w:rFonts w:hint="eastAsia"/>
        </w:rPr>
        <w:t>.sql (</w:t>
      </w:r>
      <w:r>
        <w:t>ex</w:t>
      </w:r>
      <w:r>
        <w:rPr>
          <w:rFonts w:hint="eastAsia"/>
        </w:rPr>
        <w:t xml:space="preserve">: </w:t>
      </w:r>
      <w:r w:rsidRPr="004F2A13">
        <w:rPr>
          <w:rFonts w:hint="eastAsia"/>
        </w:rPr>
        <w:t>B10</w:t>
      </w:r>
      <w:r w:rsidR="005A1AF2">
        <w:rPr>
          <w:rFonts w:hint="eastAsia"/>
        </w:rPr>
        <w:t>3</w:t>
      </w:r>
      <w:r>
        <w:rPr>
          <w:rFonts w:hint="eastAsia"/>
        </w:rPr>
        <w:t>23001Hw2</w:t>
      </w:r>
      <w:r w:rsidRPr="004F2A13">
        <w:rPr>
          <w:rFonts w:hint="eastAsia"/>
        </w:rPr>
        <w:t>.sql)</w:t>
      </w:r>
    </w:p>
    <w:p w14:paraId="75433E6C" w14:textId="77777777" w:rsidR="002D796C" w:rsidRDefault="002D796C" w:rsidP="002D796C">
      <w:pPr>
        <w:pStyle w:val="a5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書面</w:t>
      </w:r>
      <w:r w:rsidR="00EE3CC6">
        <w:rPr>
          <w:rFonts w:hint="eastAsia"/>
        </w:rPr>
        <w:t>說明</w:t>
      </w:r>
      <w:r w:rsidR="00EE3CC6">
        <w:rPr>
          <w:rFonts w:hint="eastAsia"/>
        </w:rPr>
        <w:t>PDF</w:t>
      </w:r>
      <w:r>
        <w:rPr>
          <w:rFonts w:hint="eastAsia"/>
        </w:rPr>
        <w:t>檔</w:t>
      </w:r>
    </w:p>
    <w:p w14:paraId="2FBEB237" w14:textId="76EC6DDF" w:rsidR="002D796C" w:rsidRDefault="002D796C" w:rsidP="002D796C">
      <w:pPr>
        <w:pStyle w:val="a5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內含每一條</w:t>
      </w:r>
      <w:r>
        <w:rPr>
          <w:rFonts w:hint="eastAsia"/>
        </w:rPr>
        <w:t>SQL</w:t>
      </w:r>
      <w:r>
        <w:rPr>
          <w:rFonts w:hint="eastAsia"/>
        </w:rPr>
        <w:t>指令及執行畫面。依照題號標示清楚，並以條列式簡述該</w:t>
      </w:r>
      <w:r>
        <w:rPr>
          <w:rFonts w:hint="eastAsia"/>
        </w:rPr>
        <w:t>SQL</w:t>
      </w:r>
      <w:r>
        <w:rPr>
          <w:rFonts w:hint="eastAsia"/>
        </w:rPr>
        <w:t>功能，最後附上該題的執行畫面。</w:t>
      </w:r>
    </w:p>
    <w:p w14:paraId="673FEEA2" w14:textId="79B82196" w:rsidR="00066490" w:rsidRDefault="00066490" w:rsidP="00066490">
      <w:pPr>
        <w:pStyle w:val="a5"/>
        <w:snapToGrid w:val="0"/>
        <w:spacing w:line="360" w:lineRule="auto"/>
        <w:ind w:leftChars="0" w:left="1440"/>
      </w:pPr>
      <w:r>
        <w:t>Ex</w:t>
      </w:r>
      <w:r>
        <w:rPr>
          <w:rFonts w:hint="eastAsia"/>
        </w:rPr>
        <w:t>：</w:t>
      </w:r>
      <w:r>
        <w:t xml:space="preserve"> </w:t>
      </w:r>
      <w:r w:rsidRPr="00066490">
        <w:rPr>
          <w:rFonts w:hint="eastAsia"/>
        </w:rPr>
        <w:t>(1)</w:t>
      </w:r>
      <w:r w:rsidRPr="00066490">
        <w:rPr>
          <w:rFonts w:hint="eastAsia"/>
        </w:rPr>
        <w:tab/>
      </w:r>
      <w:r w:rsidRPr="00066490">
        <w:rPr>
          <w:rFonts w:hint="eastAsia"/>
        </w:rPr>
        <w:t>針對某一個出版社，列出該出版社的書籍總被購買次數</w:t>
      </w:r>
    </w:p>
    <w:p w14:paraId="1928C6D4" w14:textId="77777777" w:rsidR="00830759" w:rsidRDefault="00066490" w:rsidP="00066490">
      <w:pPr>
        <w:pStyle w:val="a5"/>
        <w:snapToGrid w:val="0"/>
        <w:spacing w:line="360" w:lineRule="auto"/>
        <w:ind w:leftChars="0" w:left="1440"/>
      </w:pPr>
      <w:r>
        <w:tab/>
      </w:r>
      <w:r>
        <w:tab/>
        <w:t xml:space="preserve">SELECT * </w:t>
      </w:r>
    </w:p>
    <w:p w14:paraId="29ECACF7" w14:textId="77777777" w:rsidR="00830759" w:rsidRDefault="00830759" w:rsidP="00066490">
      <w:pPr>
        <w:pStyle w:val="a5"/>
        <w:snapToGrid w:val="0"/>
        <w:spacing w:line="360" w:lineRule="auto"/>
        <w:ind w:leftChars="0" w:left="1440"/>
      </w:pPr>
      <w:r>
        <w:tab/>
      </w:r>
      <w:r>
        <w:tab/>
      </w:r>
      <w:r w:rsidR="00066490">
        <w:t xml:space="preserve">FROM … </w:t>
      </w:r>
    </w:p>
    <w:p w14:paraId="38DD1408" w14:textId="47EADBEE" w:rsidR="00066490" w:rsidRDefault="00830759" w:rsidP="00066490">
      <w:pPr>
        <w:pStyle w:val="a5"/>
        <w:snapToGrid w:val="0"/>
        <w:spacing w:line="360" w:lineRule="auto"/>
        <w:ind w:leftChars="0" w:left="1440"/>
      </w:pPr>
      <w:r>
        <w:tab/>
      </w:r>
      <w:r>
        <w:tab/>
      </w:r>
      <w:r w:rsidR="00066490">
        <w:t>WHERE ….</w:t>
      </w:r>
    </w:p>
    <w:p w14:paraId="5D51EB2F" w14:textId="676A8473" w:rsidR="00066490" w:rsidRDefault="00066490" w:rsidP="00A43C8D">
      <w:pPr>
        <w:pStyle w:val="a5"/>
        <w:snapToGrid w:val="0"/>
        <w:spacing w:line="360" w:lineRule="auto"/>
        <w:ind w:leftChars="0" w:left="1440"/>
      </w:pPr>
      <w:r>
        <w:tab/>
      </w:r>
      <w:r>
        <w:tab/>
      </w:r>
      <w:r w:rsidR="00123B01">
        <w:rPr>
          <w:noProof/>
        </w:rPr>
        <w:drawing>
          <wp:inline distT="0" distB="0" distL="0" distR="0" wp14:anchorId="4D71E61A" wp14:editId="6B4CE07E">
            <wp:extent cx="2184400" cy="66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1-18 at 4.28.4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C0EC" w14:textId="77777777" w:rsidR="00180E41" w:rsidRDefault="00EE3CC6" w:rsidP="002D796C">
      <w:pPr>
        <w:pStyle w:val="a5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命名規則：組長學號</w:t>
      </w:r>
      <w:r>
        <w:rPr>
          <w:rFonts w:hint="eastAsia"/>
        </w:rPr>
        <w:t>H</w:t>
      </w:r>
      <w:r>
        <w:t>w2.pdf (ex: B10</w:t>
      </w:r>
      <w:r w:rsidR="007110ED">
        <w:rPr>
          <w:rFonts w:hint="eastAsia"/>
        </w:rPr>
        <w:t>3</w:t>
      </w:r>
      <w:r>
        <w:t>23001Hw2.pdf)</w:t>
      </w:r>
    </w:p>
    <w:p w14:paraId="2740E884" w14:textId="77777777" w:rsidR="00921E22" w:rsidRDefault="00921E22" w:rsidP="00921E22">
      <w:pPr>
        <w:pStyle w:val="a5"/>
        <w:snapToGrid w:val="0"/>
        <w:spacing w:line="360" w:lineRule="auto"/>
        <w:ind w:leftChars="0" w:left="1440"/>
      </w:pPr>
    </w:p>
    <w:p w14:paraId="0024CE13" w14:textId="77777777" w:rsidR="00921E22" w:rsidRDefault="00921E22" w:rsidP="00921E22">
      <w:pPr>
        <w:pStyle w:val="a5"/>
        <w:numPr>
          <w:ilvl w:val="0"/>
          <w:numId w:val="1"/>
        </w:numPr>
        <w:snapToGrid w:val="0"/>
        <w:spacing w:line="360" w:lineRule="auto"/>
        <w:ind w:leftChars="0" w:left="482" w:hanging="482"/>
        <w:rPr>
          <w:sz w:val="32"/>
        </w:rPr>
      </w:pPr>
      <w:r w:rsidRPr="0040194C">
        <w:rPr>
          <w:rFonts w:hint="eastAsia"/>
          <w:sz w:val="32"/>
        </w:rPr>
        <w:t>評分標準</w:t>
      </w:r>
    </w:p>
    <w:p w14:paraId="1F025245" w14:textId="77777777" w:rsidR="00B14842" w:rsidRPr="00FE464B" w:rsidRDefault="00FE464B" w:rsidP="00650316">
      <w:pPr>
        <w:pStyle w:val="a5"/>
        <w:numPr>
          <w:ilvl w:val="0"/>
          <w:numId w:val="8"/>
        </w:numPr>
        <w:snapToGrid w:val="0"/>
        <w:spacing w:line="360" w:lineRule="auto"/>
        <w:ind w:leftChars="0"/>
        <w:rPr>
          <w:sz w:val="32"/>
        </w:rPr>
      </w:pPr>
      <w:r>
        <w:rPr>
          <w:rFonts w:hint="eastAsia"/>
          <w:szCs w:val="24"/>
        </w:rPr>
        <w:t>資料內容</w:t>
      </w:r>
      <w:r>
        <w:rPr>
          <w:rFonts w:hint="eastAsia"/>
          <w:szCs w:val="24"/>
        </w:rPr>
        <w:t>1</w:t>
      </w:r>
      <w:r w:rsidR="00650316">
        <w:rPr>
          <w:rFonts w:hint="eastAsia"/>
          <w:szCs w:val="24"/>
        </w:rPr>
        <w:t>0%</w:t>
      </w:r>
    </w:p>
    <w:p w14:paraId="371AF0B8" w14:textId="77777777" w:rsidR="00FE464B" w:rsidRPr="00650316" w:rsidRDefault="00FE464B" w:rsidP="00650316">
      <w:pPr>
        <w:pStyle w:val="a5"/>
        <w:numPr>
          <w:ilvl w:val="0"/>
          <w:numId w:val="8"/>
        </w:numPr>
        <w:snapToGrid w:val="0"/>
        <w:spacing w:line="360" w:lineRule="auto"/>
        <w:ind w:leftChars="0"/>
        <w:rPr>
          <w:sz w:val="32"/>
        </w:rPr>
      </w:pPr>
      <w:r>
        <w:rPr>
          <w:rFonts w:hint="eastAsia"/>
          <w:szCs w:val="24"/>
        </w:rPr>
        <w:t>第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到第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題每小題</w:t>
      </w:r>
      <w:r>
        <w:rPr>
          <w:rFonts w:hint="eastAsia"/>
          <w:szCs w:val="24"/>
        </w:rPr>
        <w:t>10%</w:t>
      </w:r>
    </w:p>
    <w:p w14:paraId="1F9187EE" w14:textId="77777777" w:rsidR="00650316" w:rsidRPr="00650316" w:rsidRDefault="00FE464B" w:rsidP="00650316">
      <w:pPr>
        <w:pStyle w:val="a5"/>
        <w:numPr>
          <w:ilvl w:val="0"/>
          <w:numId w:val="8"/>
        </w:numPr>
        <w:snapToGrid w:val="0"/>
        <w:spacing w:line="360" w:lineRule="auto"/>
        <w:ind w:leftChars="0"/>
        <w:rPr>
          <w:sz w:val="32"/>
        </w:rPr>
      </w:pPr>
      <w:r>
        <w:rPr>
          <w:rFonts w:hint="eastAsia"/>
          <w:szCs w:val="24"/>
        </w:rPr>
        <w:t>書面內容</w:t>
      </w:r>
      <w:r>
        <w:rPr>
          <w:rFonts w:hint="eastAsia"/>
          <w:szCs w:val="24"/>
        </w:rPr>
        <w:t>2</w:t>
      </w:r>
      <w:r w:rsidR="00650316">
        <w:rPr>
          <w:rFonts w:hint="eastAsia"/>
          <w:szCs w:val="24"/>
        </w:rPr>
        <w:t>0%</w:t>
      </w:r>
    </w:p>
    <w:p w14:paraId="2D187B12" w14:textId="4EEF9A7A" w:rsidR="00EE3CC6" w:rsidRDefault="00EE3CC6" w:rsidP="007A49FA">
      <w:pPr>
        <w:widowControl/>
        <w:rPr>
          <w:ins w:id="8" w:author="Jerry Chien" w:date="2018-11-28T00:44:00Z"/>
        </w:rPr>
      </w:pPr>
    </w:p>
    <w:p w14:paraId="7C9408F4" w14:textId="77777777" w:rsidR="0076665A" w:rsidRPr="0076665A" w:rsidRDefault="0076665A" w:rsidP="0076665A">
      <w:pPr>
        <w:widowControl/>
        <w:rPr>
          <w:ins w:id="9" w:author="Jerry Chien" w:date="2018-11-28T00:44:00Z"/>
          <w:rFonts w:hint="eastAsia"/>
          <w:sz w:val="28"/>
          <w:rPrChange w:id="10" w:author="Jerry Chien" w:date="2018-11-28T00:44:00Z">
            <w:rPr>
              <w:ins w:id="11" w:author="Jerry Chien" w:date="2018-11-28T00:44:00Z"/>
              <w:rFonts w:hint="eastAsia"/>
            </w:rPr>
          </w:rPrChange>
        </w:rPr>
      </w:pPr>
      <w:bookmarkStart w:id="12" w:name="_GoBack"/>
      <w:ins w:id="13" w:author="Jerry Chien" w:date="2018-11-28T00:44:00Z">
        <w:r w:rsidRPr="0076665A">
          <w:rPr>
            <w:rFonts w:hint="eastAsia"/>
            <w:sz w:val="28"/>
            <w:rPrChange w:id="14" w:author="Jerry Chien" w:date="2018-11-28T00:44:00Z">
              <w:rPr>
                <w:rFonts w:hint="eastAsia"/>
              </w:rPr>
            </w:rPrChange>
          </w:rPr>
          <w:t xml:space="preserve">SELECT supplier.P_name,b.B_name , </w:t>
        </w:r>
        <w:r w:rsidRPr="0076665A">
          <w:rPr>
            <w:rFonts w:hint="eastAsia"/>
            <w:sz w:val="28"/>
            <w:rPrChange w:id="15" w:author="Jerry Chien" w:date="2018-11-28T00:44:00Z">
              <w:rPr>
                <w:rFonts w:hint="eastAsia"/>
              </w:rPr>
            </w:rPrChange>
          </w:rPr>
          <w:t>被購買數量</w:t>
        </w:r>
        <w:r w:rsidRPr="0076665A">
          <w:rPr>
            <w:rFonts w:hint="eastAsia"/>
            <w:sz w:val="28"/>
            <w:rPrChange w:id="16" w:author="Jerry Chien" w:date="2018-11-28T00:44:00Z">
              <w:rPr>
                <w:rFonts w:hint="eastAsia"/>
              </w:rPr>
            </w:rPrChange>
          </w:rPr>
          <w:t xml:space="preserve"> </w:t>
        </w:r>
      </w:ins>
    </w:p>
    <w:p w14:paraId="56287E16" w14:textId="77777777" w:rsidR="0076665A" w:rsidRPr="0076665A" w:rsidRDefault="0076665A" w:rsidP="0076665A">
      <w:pPr>
        <w:widowControl/>
        <w:rPr>
          <w:ins w:id="17" w:author="Jerry Chien" w:date="2018-11-28T00:44:00Z"/>
          <w:sz w:val="28"/>
          <w:rPrChange w:id="18" w:author="Jerry Chien" w:date="2018-11-28T00:44:00Z">
            <w:rPr>
              <w:ins w:id="19" w:author="Jerry Chien" w:date="2018-11-28T00:44:00Z"/>
            </w:rPr>
          </w:rPrChange>
        </w:rPr>
      </w:pPr>
      <w:ins w:id="20" w:author="Jerry Chien" w:date="2018-11-28T00:44:00Z">
        <w:r w:rsidRPr="0076665A">
          <w:rPr>
            <w:sz w:val="28"/>
            <w:rPrChange w:id="21" w:author="Jerry Chien" w:date="2018-11-28T00:44:00Z">
              <w:rPr/>
            </w:rPrChange>
          </w:rPr>
          <w:t>from supplier</w:t>
        </w:r>
      </w:ins>
    </w:p>
    <w:p w14:paraId="6A79FF29" w14:textId="77777777" w:rsidR="0076665A" w:rsidRPr="0076665A" w:rsidRDefault="0076665A" w:rsidP="0076665A">
      <w:pPr>
        <w:widowControl/>
        <w:rPr>
          <w:ins w:id="22" w:author="Jerry Chien" w:date="2018-11-28T00:44:00Z"/>
          <w:rFonts w:hint="eastAsia"/>
          <w:sz w:val="28"/>
          <w:rPrChange w:id="23" w:author="Jerry Chien" w:date="2018-11-28T00:44:00Z">
            <w:rPr>
              <w:ins w:id="24" w:author="Jerry Chien" w:date="2018-11-28T00:44:00Z"/>
              <w:rFonts w:hint="eastAsia"/>
            </w:rPr>
          </w:rPrChange>
        </w:rPr>
      </w:pPr>
      <w:ins w:id="25" w:author="Jerry Chien" w:date="2018-11-28T00:44:00Z">
        <w:r w:rsidRPr="0076665A">
          <w:rPr>
            <w:rFonts w:hint="eastAsia"/>
            <w:sz w:val="28"/>
            <w:rPrChange w:id="26" w:author="Jerry Chien" w:date="2018-11-28T00:44:00Z">
              <w:rPr>
                <w:rFonts w:hint="eastAsia"/>
              </w:rPr>
            </w:rPrChange>
          </w:rPr>
          <w:t>inner join (SELECT SUM(`OD_Count`) as '</w:t>
        </w:r>
        <w:r w:rsidRPr="0076665A">
          <w:rPr>
            <w:rFonts w:hint="eastAsia"/>
            <w:sz w:val="28"/>
            <w:rPrChange w:id="27" w:author="Jerry Chien" w:date="2018-11-28T00:44:00Z">
              <w:rPr>
                <w:rFonts w:hint="eastAsia"/>
              </w:rPr>
            </w:rPrChange>
          </w:rPr>
          <w:t>被購買數量</w:t>
        </w:r>
        <w:r w:rsidRPr="0076665A">
          <w:rPr>
            <w:rFonts w:hint="eastAsia"/>
            <w:sz w:val="28"/>
            <w:rPrChange w:id="28" w:author="Jerry Chien" w:date="2018-11-28T00:44:00Z">
              <w:rPr>
                <w:rFonts w:hint="eastAsia"/>
              </w:rPr>
            </w:rPrChange>
          </w:rPr>
          <w:t>' ,book.P_ID ,book.B_name</w:t>
        </w:r>
      </w:ins>
    </w:p>
    <w:p w14:paraId="653EBAAF" w14:textId="77777777" w:rsidR="0076665A" w:rsidRPr="0076665A" w:rsidRDefault="0076665A" w:rsidP="0076665A">
      <w:pPr>
        <w:widowControl/>
        <w:rPr>
          <w:ins w:id="29" w:author="Jerry Chien" w:date="2018-11-28T00:44:00Z"/>
          <w:sz w:val="28"/>
          <w:rPrChange w:id="30" w:author="Jerry Chien" w:date="2018-11-28T00:44:00Z">
            <w:rPr>
              <w:ins w:id="31" w:author="Jerry Chien" w:date="2018-11-28T00:44:00Z"/>
            </w:rPr>
          </w:rPrChange>
        </w:rPr>
      </w:pPr>
      <w:ins w:id="32" w:author="Jerry Chien" w:date="2018-11-28T00:44:00Z">
        <w:r w:rsidRPr="0076665A">
          <w:rPr>
            <w:sz w:val="28"/>
            <w:rPrChange w:id="33" w:author="Jerry Chien" w:date="2018-11-28T00:44:00Z">
              <w:rPr/>
            </w:rPrChange>
          </w:rPr>
          <w:t xml:space="preserve">            FROM `odetail`,book </w:t>
        </w:r>
      </w:ins>
    </w:p>
    <w:p w14:paraId="328CAFE8" w14:textId="77777777" w:rsidR="0076665A" w:rsidRPr="0076665A" w:rsidRDefault="0076665A" w:rsidP="0076665A">
      <w:pPr>
        <w:widowControl/>
        <w:rPr>
          <w:ins w:id="34" w:author="Jerry Chien" w:date="2018-11-28T00:44:00Z"/>
          <w:sz w:val="28"/>
          <w:rPrChange w:id="35" w:author="Jerry Chien" w:date="2018-11-28T00:44:00Z">
            <w:rPr>
              <w:ins w:id="36" w:author="Jerry Chien" w:date="2018-11-28T00:44:00Z"/>
            </w:rPr>
          </w:rPrChange>
        </w:rPr>
      </w:pPr>
      <w:ins w:id="37" w:author="Jerry Chien" w:date="2018-11-28T00:44:00Z">
        <w:r w:rsidRPr="0076665A">
          <w:rPr>
            <w:sz w:val="28"/>
            <w:rPrChange w:id="38" w:author="Jerry Chien" w:date="2018-11-28T00:44:00Z">
              <w:rPr/>
            </w:rPrChange>
          </w:rPr>
          <w:t xml:space="preserve">            WHERE book.B_ID = odetail.B_ID </w:t>
        </w:r>
      </w:ins>
    </w:p>
    <w:p w14:paraId="5A451313" w14:textId="77777777" w:rsidR="0076665A" w:rsidRPr="0076665A" w:rsidRDefault="0076665A" w:rsidP="0076665A">
      <w:pPr>
        <w:widowControl/>
        <w:rPr>
          <w:ins w:id="39" w:author="Jerry Chien" w:date="2018-11-28T00:44:00Z"/>
          <w:sz w:val="28"/>
          <w:rPrChange w:id="40" w:author="Jerry Chien" w:date="2018-11-28T00:44:00Z">
            <w:rPr>
              <w:ins w:id="41" w:author="Jerry Chien" w:date="2018-11-28T00:44:00Z"/>
            </w:rPr>
          </w:rPrChange>
        </w:rPr>
      </w:pPr>
      <w:ins w:id="42" w:author="Jerry Chien" w:date="2018-11-28T00:44:00Z">
        <w:r w:rsidRPr="0076665A">
          <w:rPr>
            <w:sz w:val="28"/>
            <w:rPrChange w:id="43" w:author="Jerry Chien" w:date="2018-11-28T00:44:00Z">
              <w:rPr/>
            </w:rPrChange>
          </w:rPr>
          <w:t xml:space="preserve">            GROUP BY book.B_ID)b</w:t>
        </w:r>
      </w:ins>
    </w:p>
    <w:p w14:paraId="26F997CC" w14:textId="77777777" w:rsidR="0076665A" w:rsidRPr="0076665A" w:rsidRDefault="0076665A" w:rsidP="0076665A">
      <w:pPr>
        <w:widowControl/>
        <w:rPr>
          <w:ins w:id="44" w:author="Jerry Chien" w:date="2018-11-28T00:44:00Z"/>
          <w:sz w:val="28"/>
          <w:rPrChange w:id="45" w:author="Jerry Chien" w:date="2018-11-28T00:44:00Z">
            <w:rPr>
              <w:ins w:id="46" w:author="Jerry Chien" w:date="2018-11-28T00:44:00Z"/>
            </w:rPr>
          </w:rPrChange>
        </w:rPr>
      </w:pPr>
      <w:ins w:id="47" w:author="Jerry Chien" w:date="2018-11-28T00:44:00Z">
        <w:r w:rsidRPr="0076665A">
          <w:rPr>
            <w:sz w:val="28"/>
            <w:rPrChange w:id="48" w:author="Jerry Chien" w:date="2018-11-28T00:44:00Z">
              <w:rPr/>
            </w:rPrChange>
          </w:rPr>
          <w:t xml:space="preserve">            on supplier.P_Id = b.P_ID</w:t>
        </w:r>
      </w:ins>
    </w:p>
    <w:p w14:paraId="59060D44" w14:textId="5041230F" w:rsidR="0076665A" w:rsidRPr="0076665A" w:rsidRDefault="0076665A" w:rsidP="0076665A">
      <w:pPr>
        <w:widowControl/>
        <w:rPr>
          <w:rFonts w:hint="eastAsia"/>
          <w:sz w:val="28"/>
          <w:rPrChange w:id="49" w:author="Jerry Chien" w:date="2018-11-28T00:44:00Z">
            <w:rPr>
              <w:rFonts w:hint="eastAsia"/>
            </w:rPr>
          </w:rPrChange>
        </w:rPr>
      </w:pPr>
      <w:ins w:id="50" w:author="Jerry Chien" w:date="2018-11-28T00:44:00Z">
        <w:r w:rsidRPr="0076665A">
          <w:rPr>
            <w:rFonts w:hint="eastAsia"/>
            <w:sz w:val="28"/>
            <w:rPrChange w:id="51" w:author="Jerry Chien" w:date="2018-11-28T00:44:00Z">
              <w:rPr>
                <w:rFonts w:hint="eastAsia"/>
              </w:rPr>
            </w:rPrChange>
          </w:rPr>
          <w:t xml:space="preserve">where P_name = "OREILLY" and </w:t>
        </w:r>
        <w:r w:rsidRPr="0076665A">
          <w:rPr>
            <w:rFonts w:hint="eastAsia"/>
            <w:sz w:val="28"/>
            <w:rPrChange w:id="52" w:author="Jerry Chien" w:date="2018-11-28T00:44:00Z">
              <w:rPr>
                <w:rFonts w:hint="eastAsia"/>
              </w:rPr>
            </w:rPrChange>
          </w:rPr>
          <w:t>被購買數量</w:t>
        </w:r>
        <w:r w:rsidRPr="0076665A">
          <w:rPr>
            <w:rFonts w:hint="eastAsia"/>
            <w:sz w:val="28"/>
            <w:rPrChange w:id="53" w:author="Jerry Chien" w:date="2018-11-28T00:44:00Z">
              <w:rPr>
                <w:rFonts w:hint="eastAsia"/>
              </w:rPr>
            </w:rPrChange>
          </w:rPr>
          <w:t>&gt;</w:t>
        </w:r>
      </w:ins>
      <w:bookmarkEnd w:id="12"/>
    </w:p>
    <w:sectPr w:rsidR="0076665A" w:rsidRPr="0076665A" w:rsidSect="000C1C6D">
      <w:type w:val="continuous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E06EB0" w14:textId="77777777" w:rsidR="00FE4B80" w:rsidRDefault="00FE4B80" w:rsidP="00A16CBC">
      <w:r>
        <w:separator/>
      </w:r>
    </w:p>
  </w:endnote>
  <w:endnote w:type="continuationSeparator" w:id="0">
    <w:p w14:paraId="4BF0E69D" w14:textId="77777777" w:rsidR="00FE4B80" w:rsidRDefault="00FE4B80" w:rsidP="00A16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089693" w14:textId="77777777" w:rsidR="00FE4B80" w:rsidRDefault="00FE4B80" w:rsidP="00A16CBC">
      <w:r>
        <w:separator/>
      </w:r>
    </w:p>
  </w:footnote>
  <w:footnote w:type="continuationSeparator" w:id="0">
    <w:p w14:paraId="08224505" w14:textId="77777777" w:rsidR="00FE4B80" w:rsidRDefault="00FE4B80" w:rsidP="00A16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56B24"/>
    <w:multiLevelType w:val="hybridMultilevel"/>
    <w:tmpl w:val="C2C46A9A"/>
    <w:lvl w:ilvl="0" w:tplc="6F9ADCB6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E2402F8"/>
    <w:multiLevelType w:val="hybridMultilevel"/>
    <w:tmpl w:val="444A321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5335540F"/>
    <w:multiLevelType w:val="hybridMultilevel"/>
    <w:tmpl w:val="EFE4B9F8"/>
    <w:lvl w:ilvl="0" w:tplc="F2F063E8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A58BABA">
      <w:start w:val="1"/>
      <w:numFmt w:val="decimal"/>
      <w:lvlText w:val="(%3)"/>
      <w:lvlJc w:val="left"/>
      <w:pPr>
        <w:ind w:left="1440" w:hanging="480"/>
      </w:pPr>
      <w:rPr>
        <w:rFonts w:hint="eastAsia"/>
      </w:rPr>
    </w:lvl>
    <w:lvl w:ilvl="3" w:tplc="32B0FD4C">
      <w:start w:val="1"/>
      <w:numFmt w:val="lowerLetter"/>
      <w:lvlText w:val="%4."/>
      <w:lvlJc w:val="left"/>
      <w:pPr>
        <w:ind w:left="1920" w:hanging="48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9EB50E3"/>
    <w:multiLevelType w:val="hybridMultilevel"/>
    <w:tmpl w:val="CC7AF748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 w15:restartNumberingAfterBreak="0">
    <w:nsid w:val="65DC7977"/>
    <w:multiLevelType w:val="hybridMultilevel"/>
    <w:tmpl w:val="19C2896C"/>
    <w:lvl w:ilvl="0" w:tplc="FA58BABA">
      <w:start w:val="1"/>
      <w:numFmt w:val="decimal"/>
      <w:lvlText w:val="(%1)"/>
      <w:lvlJc w:val="left"/>
      <w:pPr>
        <w:ind w:left="144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4" w:hanging="480"/>
      </w:pPr>
    </w:lvl>
    <w:lvl w:ilvl="2" w:tplc="0409001B" w:tentative="1">
      <w:start w:val="1"/>
      <w:numFmt w:val="lowerRoman"/>
      <w:lvlText w:val="%3."/>
      <w:lvlJc w:val="right"/>
      <w:pPr>
        <w:ind w:left="2404" w:hanging="480"/>
      </w:pPr>
    </w:lvl>
    <w:lvl w:ilvl="3" w:tplc="0409000F" w:tentative="1">
      <w:start w:val="1"/>
      <w:numFmt w:val="decimal"/>
      <w:lvlText w:val="%4."/>
      <w:lvlJc w:val="left"/>
      <w:pPr>
        <w:ind w:left="288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4" w:hanging="480"/>
      </w:pPr>
    </w:lvl>
    <w:lvl w:ilvl="5" w:tplc="0409001B" w:tentative="1">
      <w:start w:val="1"/>
      <w:numFmt w:val="lowerRoman"/>
      <w:lvlText w:val="%6."/>
      <w:lvlJc w:val="right"/>
      <w:pPr>
        <w:ind w:left="3844" w:hanging="480"/>
      </w:pPr>
    </w:lvl>
    <w:lvl w:ilvl="6" w:tplc="0409000F" w:tentative="1">
      <w:start w:val="1"/>
      <w:numFmt w:val="decimal"/>
      <w:lvlText w:val="%7."/>
      <w:lvlJc w:val="left"/>
      <w:pPr>
        <w:ind w:left="432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4" w:hanging="480"/>
      </w:pPr>
    </w:lvl>
    <w:lvl w:ilvl="8" w:tplc="0409001B" w:tentative="1">
      <w:start w:val="1"/>
      <w:numFmt w:val="lowerRoman"/>
      <w:lvlText w:val="%9."/>
      <w:lvlJc w:val="right"/>
      <w:pPr>
        <w:ind w:left="5284" w:hanging="480"/>
      </w:pPr>
    </w:lvl>
  </w:abstractNum>
  <w:abstractNum w:abstractNumId="5" w15:restartNumberingAfterBreak="0">
    <w:nsid w:val="661C0A67"/>
    <w:multiLevelType w:val="hybridMultilevel"/>
    <w:tmpl w:val="E82694CA"/>
    <w:lvl w:ilvl="0" w:tplc="A99E9550">
      <w:start w:val="1"/>
      <w:numFmt w:val="decimal"/>
      <w:lvlText w:val="(%1)"/>
      <w:lvlJc w:val="left"/>
      <w:pPr>
        <w:ind w:left="1440" w:hanging="480"/>
      </w:pPr>
      <w:rPr>
        <w:rFonts w:hint="eastAsia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6B1727CB"/>
    <w:multiLevelType w:val="hybridMultilevel"/>
    <w:tmpl w:val="FFB085FA"/>
    <w:lvl w:ilvl="0" w:tplc="A90480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4635E41"/>
    <w:multiLevelType w:val="hybridMultilevel"/>
    <w:tmpl w:val="B59CC3EE"/>
    <w:lvl w:ilvl="0" w:tplc="F2F063E8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A58BABA">
      <w:start w:val="1"/>
      <w:numFmt w:val="decimal"/>
      <w:lvlText w:val="(%3)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B4420BC"/>
    <w:multiLevelType w:val="hybridMultilevel"/>
    <w:tmpl w:val="2EF4A0CC"/>
    <w:lvl w:ilvl="0" w:tplc="FA58BABA">
      <w:start w:val="1"/>
      <w:numFmt w:val="decimal"/>
      <w:lvlText w:val="(%1)"/>
      <w:lvlJc w:val="left"/>
      <w:pPr>
        <w:ind w:left="14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6" w:hanging="480"/>
      </w:pPr>
    </w:lvl>
    <w:lvl w:ilvl="2" w:tplc="0409001B" w:tentative="1">
      <w:start w:val="1"/>
      <w:numFmt w:val="lowerRoman"/>
      <w:lvlText w:val="%3."/>
      <w:lvlJc w:val="right"/>
      <w:pPr>
        <w:ind w:left="2406" w:hanging="480"/>
      </w:pPr>
    </w:lvl>
    <w:lvl w:ilvl="3" w:tplc="0409000F" w:tentative="1">
      <w:start w:val="1"/>
      <w:numFmt w:val="decimal"/>
      <w:lvlText w:val="%4."/>
      <w:lvlJc w:val="left"/>
      <w:pPr>
        <w:ind w:left="28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6" w:hanging="480"/>
      </w:pPr>
    </w:lvl>
    <w:lvl w:ilvl="5" w:tplc="0409001B" w:tentative="1">
      <w:start w:val="1"/>
      <w:numFmt w:val="lowerRoman"/>
      <w:lvlText w:val="%6."/>
      <w:lvlJc w:val="right"/>
      <w:pPr>
        <w:ind w:left="3846" w:hanging="480"/>
      </w:pPr>
    </w:lvl>
    <w:lvl w:ilvl="6" w:tplc="0409000F" w:tentative="1">
      <w:start w:val="1"/>
      <w:numFmt w:val="decimal"/>
      <w:lvlText w:val="%7."/>
      <w:lvlJc w:val="left"/>
      <w:pPr>
        <w:ind w:left="43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6" w:hanging="480"/>
      </w:pPr>
    </w:lvl>
    <w:lvl w:ilvl="8" w:tplc="0409001B" w:tentative="1">
      <w:start w:val="1"/>
      <w:numFmt w:val="lowerRoman"/>
      <w:lvlText w:val="%9."/>
      <w:lvlJc w:val="right"/>
      <w:pPr>
        <w:ind w:left="5286" w:hanging="4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5"/>
  </w:num>
  <w:num w:numId="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erry Chien">
    <w15:presenceInfo w15:providerId="Windows Live" w15:userId="12b5d201b8d1ce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trackRevision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0C5"/>
    <w:rsid w:val="000011C3"/>
    <w:rsid w:val="000013CA"/>
    <w:rsid w:val="00022E85"/>
    <w:rsid w:val="00033464"/>
    <w:rsid w:val="0003369E"/>
    <w:rsid w:val="00037C94"/>
    <w:rsid w:val="000408A5"/>
    <w:rsid w:val="000615F4"/>
    <w:rsid w:val="00066490"/>
    <w:rsid w:val="00066E8F"/>
    <w:rsid w:val="00077A18"/>
    <w:rsid w:val="0009512C"/>
    <w:rsid w:val="000A0CE3"/>
    <w:rsid w:val="000A391A"/>
    <w:rsid w:val="000B76E8"/>
    <w:rsid w:val="000C06FB"/>
    <w:rsid w:val="000C1C6D"/>
    <w:rsid w:val="000C452C"/>
    <w:rsid w:val="000C4DF7"/>
    <w:rsid w:val="000F6AB7"/>
    <w:rsid w:val="0010438F"/>
    <w:rsid w:val="00106055"/>
    <w:rsid w:val="00123B01"/>
    <w:rsid w:val="0012607B"/>
    <w:rsid w:val="00130C62"/>
    <w:rsid w:val="00135557"/>
    <w:rsid w:val="00144909"/>
    <w:rsid w:val="0017637E"/>
    <w:rsid w:val="00180E41"/>
    <w:rsid w:val="001820A1"/>
    <w:rsid w:val="00186592"/>
    <w:rsid w:val="001A154F"/>
    <w:rsid w:val="001A1AFE"/>
    <w:rsid w:val="001A4892"/>
    <w:rsid w:val="001B5D79"/>
    <w:rsid w:val="001C5459"/>
    <w:rsid w:val="001D5FF0"/>
    <w:rsid w:val="001F1578"/>
    <w:rsid w:val="001F5AD7"/>
    <w:rsid w:val="002208B6"/>
    <w:rsid w:val="00225983"/>
    <w:rsid w:val="00245FEC"/>
    <w:rsid w:val="002930D4"/>
    <w:rsid w:val="002934FF"/>
    <w:rsid w:val="002A05CE"/>
    <w:rsid w:val="002A4F93"/>
    <w:rsid w:val="002B04E1"/>
    <w:rsid w:val="002C43DF"/>
    <w:rsid w:val="002D3F27"/>
    <w:rsid w:val="002D796C"/>
    <w:rsid w:val="0031356A"/>
    <w:rsid w:val="003262D6"/>
    <w:rsid w:val="00327875"/>
    <w:rsid w:val="0034163E"/>
    <w:rsid w:val="003433E4"/>
    <w:rsid w:val="00350C39"/>
    <w:rsid w:val="00356128"/>
    <w:rsid w:val="00366D8C"/>
    <w:rsid w:val="00367A12"/>
    <w:rsid w:val="00373E50"/>
    <w:rsid w:val="00386364"/>
    <w:rsid w:val="003B1D87"/>
    <w:rsid w:val="003B496B"/>
    <w:rsid w:val="0040194C"/>
    <w:rsid w:val="00413423"/>
    <w:rsid w:val="00415943"/>
    <w:rsid w:val="00416E35"/>
    <w:rsid w:val="00421DB0"/>
    <w:rsid w:val="00423662"/>
    <w:rsid w:val="004454D2"/>
    <w:rsid w:val="00474C3D"/>
    <w:rsid w:val="00475370"/>
    <w:rsid w:val="0048592F"/>
    <w:rsid w:val="00497E13"/>
    <w:rsid w:val="0050051B"/>
    <w:rsid w:val="00505049"/>
    <w:rsid w:val="005236EC"/>
    <w:rsid w:val="00531EA0"/>
    <w:rsid w:val="005360A3"/>
    <w:rsid w:val="00546DB2"/>
    <w:rsid w:val="005572FD"/>
    <w:rsid w:val="0056070E"/>
    <w:rsid w:val="00561ACD"/>
    <w:rsid w:val="005A1AF2"/>
    <w:rsid w:val="005A49FB"/>
    <w:rsid w:val="005B2824"/>
    <w:rsid w:val="005B3C40"/>
    <w:rsid w:val="005B49DE"/>
    <w:rsid w:val="005C5B1A"/>
    <w:rsid w:val="005D4602"/>
    <w:rsid w:val="005E3267"/>
    <w:rsid w:val="006153B8"/>
    <w:rsid w:val="00623269"/>
    <w:rsid w:val="00631B88"/>
    <w:rsid w:val="00637E1C"/>
    <w:rsid w:val="00650316"/>
    <w:rsid w:val="006527BB"/>
    <w:rsid w:val="00663C76"/>
    <w:rsid w:val="00667BE8"/>
    <w:rsid w:val="00673920"/>
    <w:rsid w:val="00674D58"/>
    <w:rsid w:val="00684E47"/>
    <w:rsid w:val="00696B84"/>
    <w:rsid w:val="00697904"/>
    <w:rsid w:val="006B450A"/>
    <w:rsid w:val="006F10F4"/>
    <w:rsid w:val="006F528C"/>
    <w:rsid w:val="006F5ED8"/>
    <w:rsid w:val="007110ED"/>
    <w:rsid w:val="007454F3"/>
    <w:rsid w:val="00746C0C"/>
    <w:rsid w:val="0076665A"/>
    <w:rsid w:val="00766A07"/>
    <w:rsid w:val="00767C38"/>
    <w:rsid w:val="007A1BFE"/>
    <w:rsid w:val="007A49FA"/>
    <w:rsid w:val="007A65AC"/>
    <w:rsid w:val="00803418"/>
    <w:rsid w:val="00827557"/>
    <w:rsid w:val="00830759"/>
    <w:rsid w:val="008470C5"/>
    <w:rsid w:val="00861C4B"/>
    <w:rsid w:val="00880DA3"/>
    <w:rsid w:val="008968B8"/>
    <w:rsid w:val="008A018E"/>
    <w:rsid w:val="008D627F"/>
    <w:rsid w:val="008F3A0F"/>
    <w:rsid w:val="008F5080"/>
    <w:rsid w:val="008F7BF3"/>
    <w:rsid w:val="00904655"/>
    <w:rsid w:val="00921E22"/>
    <w:rsid w:val="00945B24"/>
    <w:rsid w:val="00947022"/>
    <w:rsid w:val="00950739"/>
    <w:rsid w:val="00956E1A"/>
    <w:rsid w:val="0097148F"/>
    <w:rsid w:val="00996D09"/>
    <w:rsid w:val="009A6FB8"/>
    <w:rsid w:val="009A79EB"/>
    <w:rsid w:val="009B2015"/>
    <w:rsid w:val="009E7699"/>
    <w:rsid w:val="00A16CBC"/>
    <w:rsid w:val="00A17B76"/>
    <w:rsid w:val="00A215CF"/>
    <w:rsid w:val="00A358C8"/>
    <w:rsid w:val="00A43C8D"/>
    <w:rsid w:val="00A57AB3"/>
    <w:rsid w:val="00A717D9"/>
    <w:rsid w:val="00A8149D"/>
    <w:rsid w:val="00A853CA"/>
    <w:rsid w:val="00A87B06"/>
    <w:rsid w:val="00AA7E7B"/>
    <w:rsid w:val="00AC367C"/>
    <w:rsid w:val="00AD5DED"/>
    <w:rsid w:val="00AE7930"/>
    <w:rsid w:val="00B00983"/>
    <w:rsid w:val="00B059B3"/>
    <w:rsid w:val="00B059FA"/>
    <w:rsid w:val="00B14842"/>
    <w:rsid w:val="00B32ABD"/>
    <w:rsid w:val="00B51D09"/>
    <w:rsid w:val="00B57346"/>
    <w:rsid w:val="00B61DA1"/>
    <w:rsid w:val="00B62AA1"/>
    <w:rsid w:val="00B85D8F"/>
    <w:rsid w:val="00B973E7"/>
    <w:rsid w:val="00BA7EC9"/>
    <w:rsid w:val="00BE2E45"/>
    <w:rsid w:val="00C21C26"/>
    <w:rsid w:val="00C732FE"/>
    <w:rsid w:val="00C75DBA"/>
    <w:rsid w:val="00C917EC"/>
    <w:rsid w:val="00CF40B2"/>
    <w:rsid w:val="00D01BA6"/>
    <w:rsid w:val="00D025FD"/>
    <w:rsid w:val="00D31D2F"/>
    <w:rsid w:val="00D343C9"/>
    <w:rsid w:val="00D66D96"/>
    <w:rsid w:val="00D9038D"/>
    <w:rsid w:val="00D913CC"/>
    <w:rsid w:val="00DA5DDA"/>
    <w:rsid w:val="00DB1223"/>
    <w:rsid w:val="00DB7126"/>
    <w:rsid w:val="00DD219F"/>
    <w:rsid w:val="00DE5388"/>
    <w:rsid w:val="00E237F7"/>
    <w:rsid w:val="00E47A2F"/>
    <w:rsid w:val="00E509B8"/>
    <w:rsid w:val="00E8502B"/>
    <w:rsid w:val="00EB333F"/>
    <w:rsid w:val="00ED3BE2"/>
    <w:rsid w:val="00EE3CC6"/>
    <w:rsid w:val="00EF2BB0"/>
    <w:rsid w:val="00F1307A"/>
    <w:rsid w:val="00F2319A"/>
    <w:rsid w:val="00F30F4C"/>
    <w:rsid w:val="00F37FA3"/>
    <w:rsid w:val="00F601A6"/>
    <w:rsid w:val="00F63981"/>
    <w:rsid w:val="00F67732"/>
    <w:rsid w:val="00F779E3"/>
    <w:rsid w:val="00FA339A"/>
    <w:rsid w:val="00FE2243"/>
    <w:rsid w:val="00FE464B"/>
    <w:rsid w:val="00FE4751"/>
    <w:rsid w:val="00FE4B80"/>
    <w:rsid w:val="00FF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F7D74"/>
  <w15:docId w15:val="{7B40A380-B3DA-4B06-B263-B6702E2F8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0C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470C5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8470C5"/>
  </w:style>
  <w:style w:type="paragraph" w:styleId="a5">
    <w:name w:val="List Paragraph"/>
    <w:basedOn w:val="a"/>
    <w:uiPriority w:val="34"/>
    <w:qFormat/>
    <w:rsid w:val="008470C5"/>
    <w:pPr>
      <w:ind w:leftChars="200" w:left="480"/>
    </w:pPr>
  </w:style>
  <w:style w:type="character" w:styleId="a6">
    <w:name w:val="Hyperlink"/>
    <w:basedOn w:val="a0"/>
    <w:uiPriority w:val="99"/>
    <w:unhideWhenUsed/>
    <w:rsid w:val="002D796C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7A1B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格線表格 1 淺色1"/>
    <w:basedOn w:val="a1"/>
    <w:uiPriority w:val="46"/>
    <w:rsid w:val="007A1BF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header"/>
    <w:basedOn w:val="a"/>
    <w:link w:val="a9"/>
    <w:uiPriority w:val="99"/>
    <w:semiHidden/>
    <w:unhideWhenUsed/>
    <w:rsid w:val="00A16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semiHidden/>
    <w:rsid w:val="00A16CBC"/>
    <w:rPr>
      <w:sz w:val="20"/>
      <w:szCs w:val="20"/>
    </w:rPr>
  </w:style>
  <w:style w:type="paragraph" w:styleId="aa">
    <w:name w:val="footer"/>
    <w:basedOn w:val="a"/>
    <w:link w:val="ab"/>
    <w:uiPriority w:val="99"/>
    <w:semiHidden/>
    <w:unhideWhenUsed/>
    <w:rsid w:val="00A16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semiHidden/>
    <w:rsid w:val="00A16CBC"/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16CBC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A16CBC"/>
    <w:rPr>
      <w:rFonts w:asciiTheme="majorHAnsi" w:eastAsiaTheme="majorEastAsia" w:hAnsiTheme="majorHAnsi" w:cstheme="majorBidi"/>
      <w:sz w:val="18"/>
      <w:szCs w:val="18"/>
    </w:rPr>
  </w:style>
  <w:style w:type="character" w:customStyle="1" w:styleId="cm-keyword">
    <w:name w:val="cm-keyword"/>
    <w:basedOn w:val="a0"/>
    <w:rsid w:val="00CF40B2"/>
  </w:style>
  <w:style w:type="character" w:customStyle="1" w:styleId="cm-variable-2">
    <w:name w:val="cm-variable-2"/>
    <w:basedOn w:val="a0"/>
    <w:rsid w:val="00CF40B2"/>
  </w:style>
  <w:style w:type="character" w:customStyle="1" w:styleId="cm-string">
    <w:name w:val="cm-string"/>
    <w:basedOn w:val="a0"/>
    <w:rsid w:val="00CF40B2"/>
  </w:style>
  <w:style w:type="character" w:customStyle="1" w:styleId="cm-number">
    <w:name w:val="cm-number"/>
    <w:basedOn w:val="a0"/>
    <w:rsid w:val="00CF40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2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8332">
      <w:bodyDiv w:val="1"/>
      <w:marLeft w:val="0"/>
      <w:marRight w:val="0"/>
      <w:marTop w:val="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0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75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417002">
      <w:bodyDiv w:val="1"/>
      <w:marLeft w:val="0"/>
      <w:marRight w:val="0"/>
      <w:marTop w:val="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94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7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mailto:m10623017@gemail.yuntech.edu.t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D38F4-F7E1-49BA-9693-ECCF632B8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5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Jhen Wei Wu</dc:creator>
  <cp:keywords/>
  <dc:description/>
  <cp:lastModifiedBy>Jerry Chien</cp:lastModifiedBy>
  <cp:revision>80</cp:revision>
  <cp:lastPrinted>2015-11-14T12:33:00Z</cp:lastPrinted>
  <dcterms:created xsi:type="dcterms:W3CDTF">2017-11-02T08:13:00Z</dcterms:created>
  <dcterms:modified xsi:type="dcterms:W3CDTF">2018-11-27T17:30:00Z</dcterms:modified>
</cp:coreProperties>
</file>